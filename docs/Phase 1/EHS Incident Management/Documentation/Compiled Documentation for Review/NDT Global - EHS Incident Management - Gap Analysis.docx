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A645D" w:rsidR="001A645D" w:rsidP="001A645D" w:rsidRDefault="001A645D" w14:paraId="60071DA4" w14:textId="77777777">
      <w:pPr>
        <w:rPr>
          <w:b/>
          <w:bCs/>
          <w:sz w:val="20"/>
          <w:szCs w:val="20"/>
        </w:rPr>
      </w:pPr>
      <w:r w:rsidRPr="001A645D">
        <w:rPr>
          <w:b/>
          <w:bCs/>
          <w:sz w:val="20"/>
          <w:szCs w:val="20"/>
        </w:rPr>
        <w:t>Gap Analysis Report</w:t>
      </w:r>
    </w:p>
    <w:p w:rsidRPr="001A645D" w:rsidR="001A645D" w:rsidP="001A645D" w:rsidRDefault="001A645D" w14:paraId="0C08F479" w14:textId="77777777">
      <w:pPr>
        <w:rPr>
          <w:b/>
          <w:bCs/>
          <w:sz w:val="20"/>
          <w:szCs w:val="20"/>
        </w:rPr>
      </w:pPr>
      <w:r w:rsidRPr="001A645D">
        <w:rPr>
          <w:b/>
          <w:bCs/>
          <w:sz w:val="20"/>
          <w:szCs w:val="20"/>
        </w:rPr>
        <w:t>1. Engagement Overview</w:t>
      </w:r>
    </w:p>
    <w:tbl>
      <w:tblPr>
        <w:tblW w:w="5000" w:type="pct"/>
        <w:tblCellMar>
          <w:top w:w="15" w:type="dxa"/>
          <w:left w:w="15" w:type="dxa"/>
          <w:bottom w:w="15" w:type="dxa"/>
          <w:right w:w="15" w:type="dxa"/>
        </w:tblCellMar>
        <w:tblLook w:val="04A0" w:firstRow="1" w:lastRow="0" w:firstColumn="1" w:lastColumn="0" w:noHBand="0" w:noVBand="1"/>
      </w:tblPr>
      <w:tblGrid>
        <w:gridCol w:w="2535"/>
        <w:gridCol w:w="8245"/>
      </w:tblGrid>
      <w:tr w:rsidRPr="001A645D" w:rsidR="001A645D" w:rsidTr="03555FB5" w14:paraId="5B4E7E6B" w14:textId="77777777">
        <w:trPr>
          <w:tblHeader/>
        </w:trPr>
        <w:tc>
          <w:tcPr>
            <w:tcW w:w="0" w:type="auto"/>
            <w:tcBorders>
              <w:top w:val="single" w:color="334155" w:sz="8" w:space="0"/>
              <w:left w:val="single" w:color="334155" w:sz="8" w:space="0"/>
              <w:bottom w:val="single" w:color="334155" w:sz="8" w:space="0"/>
              <w:right w:val="single" w:color="334155" w:sz="8" w:space="0"/>
            </w:tcBorders>
            <w:shd w:val="clear" w:color="auto" w:fill="1E293B"/>
            <w:tcMar>
              <w:top w:w="160" w:type="dxa"/>
              <w:left w:w="160" w:type="dxa"/>
              <w:bottom w:w="160" w:type="dxa"/>
              <w:right w:w="160" w:type="dxa"/>
            </w:tcMar>
            <w:vAlign w:val="center"/>
            <w:hideMark/>
          </w:tcPr>
          <w:p w:rsidRPr="001A645D" w:rsidR="001A645D" w:rsidP="001A645D" w:rsidRDefault="001A645D" w14:paraId="4E977BE8" w14:textId="77777777">
            <w:pPr>
              <w:rPr>
                <w:b/>
                <w:bCs/>
                <w:sz w:val="20"/>
                <w:szCs w:val="20"/>
              </w:rPr>
            </w:pPr>
            <w:r w:rsidRPr="001A645D">
              <w:rPr>
                <w:b/>
                <w:bCs/>
                <w:sz w:val="20"/>
                <w:szCs w:val="20"/>
              </w:rPr>
              <w:t>Item</w:t>
            </w:r>
          </w:p>
        </w:tc>
        <w:tc>
          <w:tcPr>
            <w:tcW w:w="0" w:type="auto"/>
            <w:tcBorders>
              <w:top w:val="single" w:color="334155" w:sz="8" w:space="0"/>
              <w:left w:val="single" w:color="334155" w:sz="8" w:space="0"/>
              <w:bottom w:val="single" w:color="334155" w:sz="8" w:space="0"/>
              <w:right w:val="single" w:color="334155" w:sz="8" w:space="0"/>
            </w:tcBorders>
            <w:shd w:val="clear" w:color="auto" w:fill="1E293B"/>
            <w:tcMar>
              <w:top w:w="160" w:type="dxa"/>
              <w:left w:w="160" w:type="dxa"/>
              <w:bottom w:w="160" w:type="dxa"/>
              <w:right w:w="160" w:type="dxa"/>
            </w:tcMar>
            <w:vAlign w:val="center"/>
            <w:hideMark/>
          </w:tcPr>
          <w:p w:rsidRPr="001A645D" w:rsidR="001A645D" w:rsidP="001A645D" w:rsidRDefault="001A645D" w14:paraId="247944BB" w14:textId="77777777">
            <w:pPr>
              <w:rPr>
                <w:b/>
                <w:bCs/>
                <w:sz w:val="20"/>
                <w:szCs w:val="20"/>
              </w:rPr>
            </w:pPr>
            <w:r w:rsidRPr="001A645D">
              <w:rPr>
                <w:b/>
                <w:bCs/>
                <w:sz w:val="20"/>
                <w:szCs w:val="20"/>
              </w:rPr>
              <w:t>Description</w:t>
            </w:r>
          </w:p>
        </w:tc>
      </w:tr>
      <w:tr w:rsidRPr="001A645D" w:rsidR="001A645D" w:rsidTr="03555FB5" w14:paraId="6A6584AD"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D54A975" w14:textId="77777777">
            <w:pPr>
              <w:rPr>
                <w:sz w:val="20"/>
                <w:szCs w:val="20"/>
              </w:rPr>
            </w:pPr>
            <w:r w:rsidRPr="001A645D">
              <w:rPr>
                <w:sz w:val="20"/>
                <w:szCs w:val="20"/>
              </w:rPr>
              <w:t>Application Reviewed</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3F5DE7E" w14:textId="77777777">
            <w:pPr>
              <w:rPr>
                <w:sz w:val="20"/>
                <w:szCs w:val="20"/>
              </w:rPr>
            </w:pPr>
            <w:r w:rsidRPr="001A645D">
              <w:rPr>
                <w:sz w:val="20"/>
                <w:szCs w:val="20"/>
              </w:rPr>
              <w:t>[</w:t>
            </w:r>
            <w:proofErr w:type="spellStart"/>
            <w:r w:rsidRPr="001A645D">
              <w:rPr>
                <w:sz w:val="20"/>
                <w:szCs w:val="20"/>
              </w:rPr>
              <w:t>SummitEHSQ</w:t>
            </w:r>
            <w:proofErr w:type="spellEnd"/>
            <w:r w:rsidRPr="001A645D">
              <w:rPr>
                <w:sz w:val="20"/>
                <w:szCs w:val="20"/>
              </w:rPr>
              <w:t>] EHS Incident Management Application Config, version 1.0.1.0</w:t>
            </w:r>
          </w:p>
        </w:tc>
      </w:tr>
      <w:tr w:rsidRPr="001A645D" w:rsidR="001A645D" w:rsidTr="03555FB5" w14:paraId="76546A8F"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39FD92E" w14:textId="77777777">
            <w:pPr>
              <w:rPr>
                <w:sz w:val="20"/>
                <w:szCs w:val="20"/>
              </w:rPr>
            </w:pPr>
            <w:r w:rsidRPr="001A645D">
              <w:rPr>
                <w:sz w:val="20"/>
                <w:szCs w:val="20"/>
              </w:rPr>
              <w:t>Session Type</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65BAEFA" w14:textId="77777777">
            <w:pPr>
              <w:rPr>
                <w:sz w:val="20"/>
                <w:szCs w:val="20"/>
              </w:rPr>
            </w:pPr>
            <w:r w:rsidRPr="001A645D">
              <w:rPr>
                <w:sz w:val="20"/>
                <w:szCs w:val="20"/>
              </w:rPr>
              <w:t>Incident Management gap analysis / requirements harmonization workshop</w:t>
            </w:r>
          </w:p>
        </w:tc>
      </w:tr>
      <w:tr w:rsidRPr="001A645D" w:rsidR="001A645D" w:rsidTr="03555FB5" w14:paraId="438C48BC"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F88E391" w14:textId="77777777">
            <w:pPr>
              <w:rPr>
                <w:sz w:val="20"/>
                <w:szCs w:val="20"/>
              </w:rPr>
            </w:pPr>
            <w:r w:rsidRPr="001A645D">
              <w:rPr>
                <w:sz w:val="20"/>
                <w:szCs w:val="20"/>
              </w:rPr>
              <w:t>Transcript Reviewed</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18EEFA4" w14:textId="77777777">
            <w:pPr>
              <w:rPr>
                <w:sz w:val="20"/>
                <w:szCs w:val="20"/>
              </w:rPr>
            </w:pPr>
            <w:r w:rsidRPr="001A645D">
              <w:rPr>
                <w:sz w:val="20"/>
                <w:szCs w:val="20"/>
              </w:rPr>
              <w:t>Pasted text.txt — approximately four-hour workshop transcript</w:t>
            </w:r>
          </w:p>
        </w:tc>
      </w:tr>
      <w:tr w:rsidRPr="001A645D" w:rsidR="001A645D" w:rsidTr="03555FB5" w14:paraId="4485DC32"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7CF2C2F" w14:textId="77777777">
            <w:pPr>
              <w:rPr>
                <w:sz w:val="20"/>
                <w:szCs w:val="20"/>
              </w:rPr>
            </w:pPr>
            <w:r w:rsidRPr="001A645D">
              <w:rPr>
                <w:sz w:val="20"/>
                <w:szCs w:val="20"/>
              </w:rPr>
              <w:t>Current-State Documentation Reviewed</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1DF09BF" w14:textId="77777777">
            <w:pPr>
              <w:rPr>
                <w:sz w:val="20"/>
                <w:szCs w:val="20"/>
              </w:rPr>
            </w:pPr>
            <w:proofErr w:type="gramStart"/>
            <w:r w:rsidRPr="001A645D">
              <w:rPr>
                <w:sz w:val="20"/>
                <w:szCs w:val="20"/>
              </w:rPr>
              <w:t>Intelex .</w:t>
            </w:r>
            <w:proofErr w:type="spellStart"/>
            <w:r w:rsidRPr="001A645D">
              <w:rPr>
                <w:sz w:val="20"/>
                <w:szCs w:val="20"/>
              </w:rPr>
              <w:t>ipack</w:t>
            </w:r>
            <w:proofErr w:type="spellEnd"/>
            <w:proofErr w:type="gramEnd"/>
            <w:r w:rsidRPr="001A645D">
              <w:rPr>
                <w:sz w:val="20"/>
                <w:szCs w:val="20"/>
              </w:rPr>
              <w:t xml:space="preserve"> configuration export; 2,238 configuration items and 5,762 relationships; source platform 6.6.16.2</w:t>
            </w:r>
          </w:p>
        </w:tc>
      </w:tr>
      <w:tr w:rsidRPr="001A645D" w:rsidR="001A645D" w:rsidTr="03555FB5" w14:paraId="527293D7"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E5D5503" w14:textId="77777777">
            <w:pPr>
              <w:rPr>
                <w:sz w:val="20"/>
                <w:szCs w:val="20"/>
              </w:rPr>
            </w:pPr>
            <w:r w:rsidRPr="001A645D">
              <w:rPr>
                <w:sz w:val="20"/>
                <w:szCs w:val="20"/>
              </w:rPr>
              <w:t>Primary Business Objective</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D932EAE" w14:textId="0A25EC4B">
            <w:pPr>
              <w:rPr>
                <w:sz w:val="20"/>
                <w:szCs w:val="20"/>
              </w:rPr>
            </w:pPr>
            <w:r w:rsidRPr="03555FB5" w:rsidR="03555FB5">
              <w:rPr>
                <w:sz w:val="20"/>
                <w:szCs w:val="20"/>
              </w:rPr>
              <w:t xml:space="preserve">Bring the former NDT business into the existing </w:t>
            </w:r>
            <w:del w:author="Guest User" w:date="2026-07-21T17:05:18.605Z" w16du:dateUtc="2026-07-21T17:05:18.605Z" w:id="1105028886">
              <w:r w:rsidRPr="03555FB5" w:rsidDel="03555FB5">
                <w:rPr>
                  <w:sz w:val="20"/>
                  <w:szCs w:val="20"/>
                </w:rPr>
                <w:delText>I</w:delText>
              </w:r>
            </w:del>
            <w:ins w:author="Guest User" w:date="2026-07-21T17:05:18.683Z" w16du:dateUtc="2026-07-21T17:05:18.683Z" w:id="2001454036">
              <w:r w:rsidRPr="03555FB5" w:rsidR="03555FB5">
                <w:rPr>
                  <w:sz w:val="20"/>
                  <w:szCs w:val="20"/>
                </w:rPr>
                <w:t>E</w:t>
              </w:r>
            </w:ins>
            <w:r w:rsidRPr="03555FB5" w:rsidR="03555FB5">
              <w:rPr>
                <w:sz w:val="20"/>
                <w:szCs w:val="20"/>
              </w:rPr>
              <w:t xml:space="preserve">ntegra Intelex incident-management solution while harmonizing core controls and </w:t>
            </w:r>
            <w:r w:rsidRPr="03555FB5" w:rsidR="03555FB5">
              <w:rPr>
                <w:sz w:val="20"/>
                <w:szCs w:val="20"/>
              </w:rPr>
              <w:t>retaining</w:t>
            </w:r>
            <w:r w:rsidRPr="03555FB5" w:rsidR="03555FB5">
              <w:rPr>
                <w:sz w:val="20"/>
                <w:szCs w:val="20"/>
              </w:rPr>
              <w:t xml:space="preserve"> justified location-specific operating models.</w:t>
            </w:r>
          </w:p>
        </w:tc>
      </w:tr>
      <w:tr w:rsidRPr="001A645D" w:rsidR="001A645D" w:rsidTr="03555FB5" w14:paraId="63FFF9B1"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09E75A7" w14:textId="77777777">
            <w:pPr>
              <w:rPr>
                <w:sz w:val="20"/>
                <w:szCs w:val="20"/>
              </w:rPr>
            </w:pPr>
            <w:r w:rsidRPr="001A645D">
              <w:rPr>
                <w:sz w:val="20"/>
                <w:szCs w:val="20"/>
              </w:rPr>
              <w:t>Key Stakeholders Referenced</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A143347" w14:textId="77777777">
            <w:pPr>
              <w:rPr>
                <w:sz w:val="20"/>
                <w:szCs w:val="20"/>
              </w:rPr>
            </w:pPr>
            <w:r w:rsidRPr="001A645D">
              <w:rPr>
                <w:sz w:val="20"/>
                <w:szCs w:val="20"/>
              </w:rPr>
              <w:t xml:space="preserve">Niall Walsh, John Blackham, Tucker White, Lisa McLaughlin, Brett Corpe, Øyvind </w:t>
            </w:r>
            <w:proofErr w:type="spellStart"/>
            <w:r w:rsidRPr="001A645D">
              <w:rPr>
                <w:sz w:val="20"/>
                <w:szCs w:val="20"/>
              </w:rPr>
              <w:t>Heimli</w:t>
            </w:r>
            <w:proofErr w:type="spellEnd"/>
            <w:r w:rsidRPr="001A645D">
              <w:rPr>
                <w:sz w:val="20"/>
                <w:szCs w:val="20"/>
              </w:rPr>
              <w:t>, Marc Schuhmacher, Francisco Duran, Branka Vidovic, Dave McLean, and regional/site HSE and operations leaders</w:t>
            </w:r>
          </w:p>
        </w:tc>
      </w:tr>
      <w:tr w:rsidRPr="001A645D" w:rsidR="001A645D" w:rsidTr="03555FB5" w14:paraId="55CC253C"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E1ADF67" w14:textId="77777777">
            <w:pPr>
              <w:rPr>
                <w:sz w:val="20"/>
                <w:szCs w:val="20"/>
              </w:rPr>
            </w:pPr>
            <w:r w:rsidRPr="001A645D">
              <w:rPr>
                <w:sz w:val="20"/>
                <w:szCs w:val="20"/>
              </w:rPr>
              <w:t>Analysis Date</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7F96609" w14:textId="77777777">
            <w:pPr>
              <w:rPr>
                <w:sz w:val="20"/>
                <w:szCs w:val="20"/>
              </w:rPr>
            </w:pPr>
            <w:r w:rsidRPr="001A645D">
              <w:rPr>
                <w:sz w:val="20"/>
                <w:szCs w:val="20"/>
              </w:rPr>
              <w:t>2026-07-20</w:t>
            </w:r>
          </w:p>
        </w:tc>
      </w:tr>
    </w:tbl>
    <w:p w:rsidRPr="001A645D" w:rsidR="001A645D" w:rsidP="001A645D" w:rsidRDefault="001A645D" w14:paraId="13BD50F5" w14:textId="77777777">
      <w:pPr>
        <w:rPr>
          <w:sz w:val="20"/>
          <w:szCs w:val="20"/>
        </w:rPr>
      </w:pPr>
      <w:r w:rsidRPr="001A645D">
        <w:rPr>
          <w:sz w:val="20"/>
          <w:szCs w:val="20"/>
        </w:rPr>
        <w:t>This engagement evaluates the existing Integra Intelex Incident Management configuration as the technical baseline for onboarding the former NDT business. The principal change drivers are process harmonization, timely reporting, stronger investigation evidence, consistent approval and escalation, simplified forms, privacy protection, and enterprise reporting. The desired state is not a single rigid process: the workshop supports controlled location-level variation where NDT’s HSE-led intake model differs materially from Integra’s broader creator model.</w:t>
      </w:r>
    </w:p>
    <w:p w:rsidRPr="001A645D" w:rsidR="001A645D" w:rsidP="001A645D" w:rsidRDefault="001A645D" w14:paraId="60D77888" w14:textId="77777777">
      <w:pPr>
        <w:rPr>
          <w:b/>
          <w:bCs/>
          <w:sz w:val="20"/>
          <w:szCs w:val="20"/>
        </w:rPr>
      </w:pPr>
      <w:r w:rsidRPr="001A645D">
        <w:rPr>
          <w:b/>
          <w:bCs/>
          <w:sz w:val="20"/>
          <w:szCs w:val="20"/>
        </w:rPr>
        <w:t>2. Current-State Solution Summary</w:t>
      </w:r>
    </w:p>
    <w:p w:rsidRPr="001A645D" w:rsidR="001A645D" w:rsidP="001A645D" w:rsidRDefault="001A645D" w14:paraId="4537D5B8" w14:textId="77777777">
      <w:pPr>
        <w:rPr>
          <w:b/>
          <w:bCs/>
          <w:sz w:val="20"/>
          <w:szCs w:val="20"/>
        </w:rPr>
      </w:pPr>
      <w:r w:rsidRPr="001A645D">
        <w:rPr>
          <w:b/>
          <w:bCs/>
          <w:sz w:val="20"/>
          <w:szCs w:val="20"/>
        </w:rPr>
        <w:t>Package scope and architecture</w:t>
      </w:r>
    </w:p>
    <w:p w:rsidRPr="001A645D" w:rsidR="001A645D" w:rsidP="001A645D" w:rsidRDefault="001A645D" w14:paraId="0A0EC54B" w14:textId="77777777">
      <w:pPr>
        <w:rPr>
          <w:sz w:val="20"/>
          <w:szCs w:val="20"/>
        </w:rPr>
      </w:pPr>
      <w:r w:rsidRPr="001A645D">
        <w:rPr>
          <w:sz w:val="20"/>
          <w:szCs w:val="20"/>
        </w:rPr>
        <w:t>The reviewed package is a JSON-based Intelex configuration export containing 2,238 configuration items and 5,762 relationships. It includes 85 objects, 897 fields, 136 configurable views, 87 object action handlers, 79 type validations, 72 view profiles, 67 lookup objects, 24 notification templates and 18 field business rules. The incident solution is built on the common Event framework, with impact-specific objects inheriting shared incident behavior.</w:t>
      </w:r>
    </w:p>
    <w:tbl>
      <w:tblPr>
        <w:tblW w:w="5000" w:type="pct"/>
        <w:tblCellMar>
          <w:top w:w="15" w:type="dxa"/>
          <w:left w:w="15" w:type="dxa"/>
          <w:bottom w:w="15" w:type="dxa"/>
          <w:right w:w="15" w:type="dxa"/>
        </w:tblCellMar>
        <w:tblLook w:val="04A0" w:firstRow="1" w:lastRow="0" w:firstColumn="1" w:lastColumn="0" w:noHBand="0" w:noVBand="1"/>
      </w:tblPr>
      <w:tblGrid>
        <w:gridCol w:w="1735"/>
        <w:gridCol w:w="2270"/>
        <w:gridCol w:w="2760"/>
        <w:gridCol w:w="4015"/>
      </w:tblGrid>
      <w:tr w:rsidRPr="001A645D" w:rsidR="001A645D" w14:paraId="09980864" w14:textId="77777777">
        <w:trPr>
          <w:tblHeader/>
        </w:trPr>
        <w:tc>
          <w:tcPr>
            <w:tcW w:w="0" w:type="auto"/>
            <w:tcBorders>
              <w:top w:val="single" w:color="334155" w:sz="8" w:space="0"/>
              <w:left w:val="single" w:color="334155" w:sz="8" w:space="0"/>
              <w:bottom w:val="single" w:color="334155" w:sz="8" w:space="0"/>
              <w:right w:val="single" w:color="334155" w:sz="8" w:space="0"/>
            </w:tcBorders>
            <w:shd w:val="clear" w:color="auto" w:fill="1E293B"/>
            <w:tcMar>
              <w:top w:w="160" w:type="dxa"/>
              <w:left w:w="160" w:type="dxa"/>
              <w:bottom w:w="160" w:type="dxa"/>
              <w:right w:w="160" w:type="dxa"/>
            </w:tcMar>
            <w:vAlign w:val="center"/>
            <w:hideMark/>
          </w:tcPr>
          <w:p w:rsidRPr="001A645D" w:rsidR="001A645D" w:rsidP="001A645D" w:rsidRDefault="001A645D" w14:paraId="73B392BA" w14:textId="77777777">
            <w:pPr>
              <w:rPr>
                <w:b/>
                <w:bCs/>
                <w:sz w:val="20"/>
                <w:szCs w:val="20"/>
              </w:rPr>
            </w:pPr>
            <w:r w:rsidRPr="001A645D">
              <w:rPr>
                <w:b/>
                <w:bCs/>
                <w:sz w:val="20"/>
                <w:szCs w:val="20"/>
              </w:rPr>
              <w:lastRenderedPageBreak/>
              <w:t>Workflow / Object</w:t>
            </w:r>
          </w:p>
        </w:tc>
        <w:tc>
          <w:tcPr>
            <w:tcW w:w="0" w:type="auto"/>
            <w:tcBorders>
              <w:top w:val="single" w:color="334155" w:sz="8" w:space="0"/>
              <w:left w:val="single" w:color="334155" w:sz="8" w:space="0"/>
              <w:bottom w:val="single" w:color="334155" w:sz="8" w:space="0"/>
              <w:right w:val="single" w:color="334155" w:sz="8" w:space="0"/>
            </w:tcBorders>
            <w:shd w:val="clear" w:color="auto" w:fill="1E293B"/>
            <w:tcMar>
              <w:top w:w="160" w:type="dxa"/>
              <w:left w:w="160" w:type="dxa"/>
              <w:bottom w:w="160" w:type="dxa"/>
              <w:right w:w="160" w:type="dxa"/>
            </w:tcMar>
            <w:vAlign w:val="center"/>
            <w:hideMark/>
          </w:tcPr>
          <w:p w:rsidRPr="001A645D" w:rsidR="001A645D" w:rsidP="001A645D" w:rsidRDefault="001A645D" w14:paraId="4B10EA86" w14:textId="77777777">
            <w:pPr>
              <w:rPr>
                <w:b/>
                <w:bCs/>
                <w:sz w:val="20"/>
                <w:szCs w:val="20"/>
              </w:rPr>
            </w:pPr>
            <w:r w:rsidRPr="001A645D">
              <w:rPr>
                <w:b/>
                <w:bCs/>
                <w:sz w:val="20"/>
                <w:szCs w:val="20"/>
              </w:rPr>
              <w:t>Configured Lifecycle</w:t>
            </w:r>
          </w:p>
        </w:tc>
        <w:tc>
          <w:tcPr>
            <w:tcW w:w="0" w:type="auto"/>
            <w:tcBorders>
              <w:top w:val="single" w:color="334155" w:sz="8" w:space="0"/>
              <w:left w:val="single" w:color="334155" w:sz="8" w:space="0"/>
              <w:bottom w:val="single" w:color="334155" w:sz="8" w:space="0"/>
              <w:right w:val="single" w:color="334155" w:sz="8" w:space="0"/>
            </w:tcBorders>
            <w:shd w:val="clear" w:color="auto" w:fill="1E293B"/>
            <w:tcMar>
              <w:top w:w="160" w:type="dxa"/>
              <w:left w:w="160" w:type="dxa"/>
              <w:bottom w:w="160" w:type="dxa"/>
              <w:right w:w="160" w:type="dxa"/>
            </w:tcMar>
            <w:vAlign w:val="center"/>
            <w:hideMark/>
          </w:tcPr>
          <w:p w:rsidRPr="001A645D" w:rsidR="001A645D" w:rsidP="001A645D" w:rsidRDefault="001A645D" w14:paraId="6301E162" w14:textId="77777777">
            <w:pPr>
              <w:rPr>
                <w:b/>
                <w:bCs/>
                <w:sz w:val="20"/>
                <w:szCs w:val="20"/>
              </w:rPr>
            </w:pPr>
            <w:r w:rsidRPr="001A645D">
              <w:rPr>
                <w:b/>
                <w:bCs/>
                <w:sz w:val="20"/>
                <w:szCs w:val="20"/>
              </w:rPr>
              <w:t>Primary Assignment Pattern</w:t>
            </w:r>
          </w:p>
        </w:tc>
        <w:tc>
          <w:tcPr>
            <w:tcW w:w="0" w:type="auto"/>
            <w:tcBorders>
              <w:top w:val="single" w:color="334155" w:sz="8" w:space="0"/>
              <w:left w:val="single" w:color="334155" w:sz="8" w:space="0"/>
              <w:bottom w:val="single" w:color="334155" w:sz="8" w:space="0"/>
              <w:right w:val="single" w:color="334155" w:sz="8" w:space="0"/>
            </w:tcBorders>
            <w:shd w:val="clear" w:color="auto" w:fill="1E293B"/>
            <w:tcMar>
              <w:top w:w="160" w:type="dxa"/>
              <w:left w:w="160" w:type="dxa"/>
              <w:bottom w:w="160" w:type="dxa"/>
              <w:right w:w="160" w:type="dxa"/>
            </w:tcMar>
            <w:vAlign w:val="center"/>
            <w:hideMark/>
          </w:tcPr>
          <w:p w:rsidRPr="001A645D" w:rsidR="001A645D" w:rsidP="001A645D" w:rsidRDefault="001A645D" w14:paraId="5A304A1C" w14:textId="77777777">
            <w:pPr>
              <w:rPr>
                <w:b/>
                <w:bCs/>
                <w:sz w:val="20"/>
                <w:szCs w:val="20"/>
              </w:rPr>
            </w:pPr>
            <w:r w:rsidRPr="001A645D">
              <w:rPr>
                <w:b/>
                <w:bCs/>
                <w:sz w:val="20"/>
                <w:szCs w:val="20"/>
              </w:rPr>
              <w:t>Current Functional Scope</w:t>
            </w:r>
          </w:p>
        </w:tc>
      </w:tr>
      <w:tr w:rsidRPr="001A645D" w:rsidR="001A645D" w14:paraId="677380D9"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8868D3E" w14:textId="77777777">
            <w:pPr>
              <w:rPr>
                <w:sz w:val="20"/>
                <w:szCs w:val="20"/>
              </w:rPr>
            </w:pPr>
            <w:r w:rsidRPr="001A645D">
              <w:rPr>
                <w:sz w:val="20"/>
                <w:szCs w:val="20"/>
              </w:rPr>
              <w:t>Master Incident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CE53DBE" w14:textId="77777777">
            <w:pPr>
              <w:rPr>
                <w:sz w:val="20"/>
                <w:szCs w:val="20"/>
              </w:rPr>
            </w:pPr>
            <w:r w:rsidRPr="001A645D">
              <w:rPr>
                <w:sz w:val="20"/>
                <w:szCs w:val="20"/>
              </w:rPr>
              <w:t>Draft → Verification → Investigation → Returned for Investigation → Approval</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17E8109" w14:textId="77777777">
            <w:pPr>
              <w:rPr>
                <w:sz w:val="20"/>
                <w:szCs w:val="20"/>
              </w:rPr>
            </w:pPr>
            <w:r w:rsidRPr="001A645D">
              <w:rPr>
                <w:sz w:val="20"/>
                <w:szCs w:val="20"/>
              </w:rPr>
              <w:t>Current creator → Incident Coordinator → Assigned Investigator → Assigned Investigator → Incident Coordinator</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D28F609" w14:textId="77777777">
            <w:pPr>
              <w:rPr>
                <w:sz w:val="20"/>
                <w:szCs w:val="20"/>
              </w:rPr>
            </w:pPr>
            <w:r w:rsidRPr="001A645D">
              <w:rPr>
                <w:sz w:val="20"/>
                <w:szCs w:val="20"/>
              </w:rPr>
              <w:t>Submit for Verification; Submit for Investigation; Close without Investigation; Cancel; Submit for Approval; Close without Approval; Return for Investigation; Close</w:t>
            </w:r>
          </w:p>
        </w:tc>
      </w:tr>
      <w:tr w:rsidRPr="001A645D" w:rsidR="001A645D" w14:paraId="6043253A"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522ECE8" w14:textId="77777777">
            <w:pPr>
              <w:rPr>
                <w:sz w:val="20"/>
                <w:szCs w:val="20"/>
              </w:rPr>
            </w:pPr>
            <w:r w:rsidRPr="001A645D">
              <w:rPr>
                <w:sz w:val="20"/>
                <w:szCs w:val="20"/>
              </w:rPr>
              <w:t>Injury/Illness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7E76596" w14:textId="77777777">
            <w:pPr>
              <w:rPr>
                <w:sz w:val="20"/>
                <w:szCs w:val="20"/>
              </w:rPr>
            </w:pPr>
            <w:r w:rsidRPr="001A645D">
              <w:rPr>
                <w:sz w:val="20"/>
                <w:szCs w:val="20"/>
              </w:rPr>
              <w:t>Draft → Verification → Investigation → Returned for Investigation → Approval</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330F526" w14:textId="77777777">
            <w:pPr>
              <w:rPr>
                <w:sz w:val="20"/>
                <w:szCs w:val="20"/>
              </w:rPr>
            </w:pPr>
            <w:r w:rsidRPr="001A645D">
              <w:rPr>
                <w:sz w:val="20"/>
                <w:szCs w:val="20"/>
              </w:rPr>
              <w:t>Current creator → Incident Coordinator → Assigned Investigator → Assigned Investigator → Incident Coordinator</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8397B7C" w14:textId="77777777">
            <w:pPr>
              <w:rPr>
                <w:sz w:val="20"/>
                <w:szCs w:val="20"/>
              </w:rPr>
            </w:pPr>
            <w:r w:rsidRPr="001A645D">
              <w:rPr>
                <w:sz w:val="20"/>
                <w:szCs w:val="20"/>
              </w:rPr>
              <w:t>Detailed worker, medical, OSHA/recordability, time-loss, cause, action, claim and regulatory data</w:t>
            </w:r>
          </w:p>
        </w:tc>
      </w:tr>
      <w:tr w:rsidRPr="001A645D" w:rsidR="001A645D" w14:paraId="6FE0F0FC"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AF81277" w14:textId="77777777">
            <w:pPr>
              <w:rPr>
                <w:sz w:val="20"/>
                <w:szCs w:val="20"/>
              </w:rPr>
            </w:pPr>
            <w:r w:rsidRPr="001A645D">
              <w:rPr>
                <w:sz w:val="20"/>
                <w:szCs w:val="20"/>
              </w:rPr>
              <w:t>Environmental Incident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9E92463" w14:textId="77777777">
            <w:pPr>
              <w:rPr>
                <w:sz w:val="20"/>
                <w:szCs w:val="20"/>
              </w:rPr>
            </w:pPr>
            <w:r w:rsidRPr="001A645D">
              <w:rPr>
                <w:sz w:val="20"/>
                <w:szCs w:val="20"/>
              </w:rPr>
              <w:t>Draft → Verification → Investigation → Returned for Investigation → Approval</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025DCE8" w14:textId="77777777">
            <w:pPr>
              <w:rPr>
                <w:sz w:val="20"/>
                <w:szCs w:val="20"/>
              </w:rPr>
            </w:pPr>
            <w:r w:rsidRPr="001A645D">
              <w:rPr>
                <w:sz w:val="20"/>
                <w:szCs w:val="20"/>
              </w:rPr>
              <w:t>Current creator → Incident Coordinator → Assigned Investigator → Assigned Investigator → Incident Coordinator</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7987C2F" w14:textId="77777777">
            <w:pPr>
              <w:rPr>
                <w:sz w:val="20"/>
                <w:szCs w:val="20"/>
              </w:rPr>
            </w:pPr>
            <w:r w:rsidRPr="001A645D">
              <w:rPr>
                <w:sz w:val="20"/>
                <w:szCs w:val="20"/>
              </w:rPr>
              <w:t>Release/material, agency notification, clean-up, environmental impact and investigation data</w:t>
            </w:r>
          </w:p>
        </w:tc>
      </w:tr>
      <w:tr w:rsidRPr="001A645D" w:rsidR="001A645D" w14:paraId="164B287E"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389F28D" w14:textId="77777777">
            <w:pPr>
              <w:rPr>
                <w:sz w:val="20"/>
                <w:szCs w:val="20"/>
              </w:rPr>
            </w:pPr>
            <w:r w:rsidRPr="001A645D">
              <w:rPr>
                <w:sz w:val="20"/>
                <w:szCs w:val="20"/>
              </w:rPr>
              <w:t>Property Damage Incident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E2AE090" w14:textId="77777777">
            <w:pPr>
              <w:rPr>
                <w:sz w:val="20"/>
                <w:szCs w:val="20"/>
              </w:rPr>
            </w:pPr>
            <w:r w:rsidRPr="001A645D">
              <w:rPr>
                <w:sz w:val="20"/>
                <w:szCs w:val="20"/>
              </w:rPr>
              <w:t>Draft → Verification → Investigation → Returned for Investigation → Approval</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DF5F03E" w14:textId="77777777">
            <w:pPr>
              <w:rPr>
                <w:sz w:val="20"/>
                <w:szCs w:val="20"/>
              </w:rPr>
            </w:pPr>
            <w:r w:rsidRPr="001A645D">
              <w:rPr>
                <w:sz w:val="20"/>
                <w:szCs w:val="20"/>
              </w:rPr>
              <w:t>Current creator → Incident Coordinator → Assigned Investigator → Assigned Investigator → Incident Coordinator</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F0E6525" w14:textId="77777777">
            <w:pPr>
              <w:rPr>
                <w:sz w:val="20"/>
                <w:szCs w:val="20"/>
              </w:rPr>
            </w:pPr>
            <w:r w:rsidRPr="001A645D">
              <w:rPr>
                <w:sz w:val="20"/>
                <w:szCs w:val="20"/>
              </w:rPr>
              <w:t>Damage type, ownership/facility, police involvement, severity and investigation data</w:t>
            </w:r>
          </w:p>
        </w:tc>
      </w:tr>
      <w:tr w:rsidRPr="001A645D" w:rsidR="001A645D" w14:paraId="58828689"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C5D1A8D" w14:textId="77777777">
            <w:pPr>
              <w:rPr>
                <w:sz w:val="20"/>
                <w:szCs w:val="20"/>
              </w:rPr>
            </w:pPr>
            <w:r w:rsidRPr="001A645D">
              <w:rPr>
                <w:sz w:val="20"/>
                <w:szCs w:val="20"/>
              </w:rPr>
              <w:t>Vehicle Incident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AD07693" w14:textId="77777777">
            <w:pPr>
              <w:rPr>
                <w:sz w:val="20"/>
                <w:szCs w:val="20"/>
              </w:rPr>
            </w:pPr>
            <w:r w:rsidRPr="001A645D">
              <w:rPr>
                <w:sz w:val="20"/>
                <w:szCs w:val="20"/>
              </w:rPr>
              <w:t>Draft → Verification → Investigation → Returned for Investigation → Approval</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A61E010" w14:textId="77777777">
            <w:pPr>
              <w:rPr>
                <w:sz w:val="20"/>
                <w:szCs w:val="20"/>
              </w:rPr>
            </w:pPr>
            <w:r w:rsidRPr="001A645D">
              <w:rPr>
                <w:sz w:val="20"/>
                <w:szCs w:val="20"/>
              </w:rPr>
              <w:t>Current creator → Incident Coordinator → Assigned Investigator → Assigned Investigator → Incident Coordinator</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7DD86A1" w14:textId="77777777">
            <w:pPr>
              <w:rPr>
                <w:sz w:val="20"/>
                <w:szCs w:val="20"/>
              </w:rPr>
            </w:pPr>
            <w:r w:rsidRPr="001A645D">
              <w:rPr>
                <w:sz w:val="20"/>
                <w:szCs w:val="20"/>
              </w:rPr>
              <w:t>Driver, vehicle, road/weather/light, police/insurance, damage and investigation data</w:t>
            </w:r>
          </w:p>
        </w:tc>
      </w:tr>
      <w:tr w:rsidRPr="001A645D" w:rsidR="001A645D" w14:paraId="72DF9BF7"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2700A84" w14:textId="77777777">
            <w:pPr>
              <w:rPr>
                <w:sz w:val="20"/>
                <w:szCs w:val="20"/>
              </w:rPr>
            </w:pPr>
            <w:r w:rsidRPr="001A645D">
              <w:rPr>
                <w:sz w:val="20"/>
                <w:szCs w:val="20"/>
              </w:rPr>
              <w:t>Near Miss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F502E23" w14:textId="77777777">
            <w:pPr>
              <w:rPr>
                <w:sz w:val="20"/>
                <w:szCs w:val="20"/>
              </w:rPr>
            </w:pPr>
            <w:r w:rsidRPr="001A645D">
              <w:rPr>
                <w:sz w:val="20"/>
                <w:szCs w:val="20"/>
              </w:rPr>
              <w:t>Draft → Investigation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206D9CC" w14:textId="77777777">
            <w:pPr>
              <w:rPr>
                <w:sz w:val="20"/>
                <w:szCs w:val="20"/>
              </w:rPr>
            </w:pPr>
            <w:r w:rsidRPr="001A645D">
              <w:rPr>
                <w:sz w:val="20"/>
                <w:szCs w:val="20"/>
              </w:rPr>
              <w:t>Current creator → Incident Coordinator</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BDE1BDC" w14:textId="77777777">
            <w:pPr>
              <w:rPr>
                <w:sz w:val="20"/>
                <w:szCs w:val="20"/>
              </w:rPr>
            </w:pPr>
            <w:r w:rsidRPr="001A645D">
              <w:rPr>
                <w:sz w:val="20"/>
                <w:szCs w:val="20"/>
              </w:rPr>
              <w:t>Submit Near Miss; Transfer to Incident; Close</w:t>
            </w:r>
          </w:p>
        </w:tc>
      </w:tr>
      <w:tr w:rsidRPr="001A645D" w:rsidR="001A645D" w14:paraId="149ADA02"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76F49CC" w14:textId="77777777">
            <w:pPr>
              <w:rPr>
                <w:sz w:val="20"/>
                <w:szCs w:val="20"/>
              </w:rPr>
            </w:pPr>
            <w:r w:rsidRPr="001A645D">
              <w:rPr>
                <w:sz w:val="20"/>
                <w:szCs w:val="20"/>
              </w:rPr>
              <w:t>Notice of Violations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36EBC59" w14:textId="77777777">
            <w:pPr>
              <w:rPr>
                <w:sz w:val="20"/>
                <w:szCs w:val="20"/>
              </w:rPr>
            </w:pPr>
            <w:r w:rsidRPr="001A645D">
              <w:rPr>
                <w:sz w:val="20"/>
                <w:szCs w:val="20"/>
              </w:rPr>
              <w:t>Draft → In Progress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A3C86BC" w14:textId="77777777">
            <w:pPr>
              <w:rPr>
                <w:sz w:val="20"/>
                <w:szCs w:val="20"/>
              </w:rPr>
            </w:pPr>
            <w:r w:rsidRPr="001A645D">
              <w:rPr>
                <w:sz w:val="20"/>
                <w:szCs w:val="20"/>
              </w:rPr>
              <w:t>Current creator → Person Responsible</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F09C36B" w14:textId="77777777">
            <w:pPr>
              <w:rPr>
                <w:sz w:val="20"/>
                <w:szCs w:val="20"/>
              </w:rPr>
            </w:pPr>
            <w:r w:rsidRPr="001A645D">
              <w:rPr>
                <w:sz w:val="20"/>
                <w:szCs w:val="20"/>
              </w:rPr>
              <w:t>Submit; Close</w:t>
            </w:r>
          </w:p>
        </w:tc>
      </w:tr>
    </w:tbl>
    <w:p w:rsidRPr="001A645D" w:rsidR="001A645D" w:rsidP="001A645D" w:rsidRDefault="001A645D" w14:paraId="13AA350D" w14:textId="77777777">
      <w:pPr>
        <w:rPr>
          <w:b/>
          <w:bCs/>
          <w:sz w:val="20"/>
          <w:szCs w:val="20"/>
        </w:rPr>
      </w:pPr>
      <w:r w:rsidRPr="001A645D">
        <w:rPr>
          <w:b/>
          <w:bCs/>
          <w:sz w:val="20"/>
          <w:szCs w:val="20"/>
        </w:rPr>
        <w:t>Current workflow and approval model</w:t>
      </w:r>
    </w:p>
    <w:p w:rsidRPr="001A645D" w:rsidR="001A645D" w:rsidP="001A645D" w:rsidRDefault="001A645D" w14:paraId="03C201A7" w14:textId="77777777">
      <w:pPr>
        <w:rPr>
          <w:sz w:val="20"/>
          <w:szCs w:val="20"/>
        </w:rPr>
      </w:pPr>
      <w:r w:rsidRPr="001A645D">
        <w:rPr>
          <w:sz w:val="20"/>
          <w:szCs w:val="20"/>
        </w:rPr>
        <w:t xml:space="preserve">The four principal impact workflows use a common </w:t>
      </w:r>
      <w:r w:rsidRPr="001A645D">
        <w:rPr>
          <w:b/>
          <w:bCs/>
          <w:sz w:val="20"/>
          <w:szCs w:val="20"/>
        </w:rPr>
        <w:t>Draft → Verification → Investigation → Approval</w:t>
      </w:r>
      <w:r w:rsidRPr="001A645D">
        <w:rPr>
          <w:sz w:val="20"/>
          <w:szCs w:val="20"/>
        </w:rPr>
        <w:t xml:space="preserve"> pattern, with a </w:t>
      </w:r>
      <w:r w:rsidRPr="001A645D">
        <w:rPr>
          <w:b/>
          <w:bCs/>
          <w:sz w:val="20"/>
          <w:szCs w:val="20"/>
        </w:rPr>
        <w:t>Returned for Investigation</w:t>
      </w:r>
      <w:r w:rsidRPr="001A645D">
        <w:rPr>
          <w:sz w:val="20"/>
          <w:szCs w:val="20"/>
        </w:rPr>
        <w:t xml:space="preserve"> rework state. Verification and Approval are assigned to the </w:t>
      </w:r>
      <w:r w:rsidRPr="001A645D">
        <w:rPr>
          <w:b/>
          <w:bCs/>
          <w:sz w:val="20"/>
          <w:szCs w:val="20"/>
        </w:rPr>
        <w:t>Incident Coordinator</w:t>
      </w:r>
      <w:r w:rsidRPr="001A645D">
        <w:rPr>
          <w:sz w:val="20"/>
          <w:szCs w:val="20"/>
        </w:rPr>
        <w:t xml:space="preserve"> role; Investigation and Returned for Investigation are assigned through the </w:t>
      </w:r>
      <w:r w:rsidRPr="001A645D">
        <w:rPr>
          <w:b/>
          <w:bCs/>
          <w:sz w:val="20"/>
          <w:szCs w:val="20"/>
        </w:rPr>
        <w:t>Assign Investigator</w:t>
      </w:r>
      <w:r w:rsidRPr="001A645D">
        <w:rPr>
          <w:sz w:val="20"/>
          <w:szCs w:val="20"/>
        </w:rPr>
        <w:t xml:space="preserve"> expression/field. The configured action set also </w:t>
      </w:r>
      <w:r w:rsidRPr="001A645D">
        <w:rPr>
          <w:sz w:val="20"/>
          <w:szCs w:val="20"/>
        </w:rPr>
        <w:lastRenderedPageBreak/>
        <w:t xml:space="preserve">includes </w:t>
      </w:r>
      <w:r w:rsidRPr="001A645D">
        <w:rPr>
          <w:b/>
          <w:bCs/>
          <w:sz w:val="20"/>
          <w:szCs w:val="20"/>
        </w:rPr>
        <w:t>Close without Investigation</w:t>
      </w:r>
      <w:r w:rsidRPr="001A645D">
        <w:rPr>
          <w:sz w:val="20"/>
          <w:szCs w:val="20"/>
        </w:rPr>
        <w:t xml:space="preserve"> at Verification and </w:t>
      </w:r>
      <w:r w:rsidRPr="001A645D">
        <w:rPr>
          <w:b/>
          <w:bCs/>
          <w:sz w:val="20"/>
          <w:szCs w:val="20"/>
        </w:rPr>
        <w:t>Close without Approval</w:t>
      </w:r>
      <w:r w:rsidRPr="001A645D">
        <w:rPr>
          <w:sz w:val="20"/>
          <w:szCs w:val="20"/>
        </w:rPr>
        <w:t xml:space="preserve"> at Investigation. These bypasses are important because the workshop endorsed a mandatory independent final approval for investigated incidents.</w:t>
      </w:r>
    </w:p>
    <w:p w:rsidRPr="001A645D" w:rsidR="001A645D" w:rsidP="001A645D" w:rsidRDefault="001A645D" w14:paraId="44C6138C" w14:textId="77777777">
      <w:pPr>
        <w:rPr>
          <w:b/>
          <w:bCs/>
          <w:sz w:val="20"/>
          <w:szCs w:val="20"/>
        </w:rPr>
      </w:pPr>
      <w:r w:rsidRPr="001A645D">
        <w:rPr>
          <w:b/>
          <w:bCs/>
          <w:sz w:val="20"/>
          <w:szCs w:val="20"/>
        </w:rPr>
        <w:t>Current UI, data model and child records</w:t>
      </w:r>
    </w:p>
    <w:p w:rsidRPr="001A645D" w:rsidR="001A645D" w:rsidP="001A645D" w:rsidRDefault="001A645D" w14:paraId="7DE8BE51" w14:textId="77777777">
      <w:pPr>
        <w:rPr>
          <w:sz w:val="20"/>
          <w:szCs w:val="20"/>
        </w:rPr>
      </w:pPr>
      <w:r w:rsidRPr="001A645D">
        <w:rPr>
          <w:sz w:val="20"/>
          <w:szCs w:val="20"/>
        </w:rPr>
        <w:t>Stage-specific configurable views control visibility and mandatory behavior. The impact forms contain domain-specific fields: Injury/Illness captures worker, medical, treatment, recordability, time-loss and claims-related data; Environmental captures release, material, agency and clean-up data; Property Damage captures asset/facility, ownership, damage and police information; Vehicle captures driver, vehicle, road, weather, police, insurance and damage information. Shared investigation tabs and child records include Witnesses, Evidence, Incident Risk Assessments, Cause Analysis, Root Causes, Action Plans, Costs, Lessons Learned and attachments. The package also contains Master Incident relationships for grouping related impact records.</w:t>
      </w:r>
    </w:p>
    <w:p w:rsidRPr="001A645D" w:rsidR="001A645D" w:rsidP="001A645D" w:rsidRDefault="001A645D" w14:paraId="64DA2F2C" w14:textId="77777777">
      <w:pPr>
        <w:rPr>
          <w:b/>
          <w:bCs/>
          <w:sz w:val="20"/>
          <w:szCs w:val="20"/>
        </w:rPr>
      </w:pPr>
      <w:r w:rsidRPr="001A645D">
        <w:rPr>
          <w:b/>
          <w:bCs/>
          <w:sz w:val="20"/>
          <w:szCs w:val="20"/>
        </w:rPr>
        <w:t>Business rules, validations and lifecycle behavior</w:t>
      </w:r>
    </w:p>
    <w:p w:rsidRPr="001A645D" w:rsidR="001A645D" w:rsidP="001A645D" w:rsidRDefault="001A645D" w14:paraId="21508DAB" w14:textId="77777777">
      <w:pPr>
        <w:rPr>
          <w:sz w:val="20"/>
          <w:szCs w:val="20"/>
        </w:rPr>
      </w:pPr>
      <w:r w:rsidRPr="001A645D">
        <w:rPr>
          <w:sz w:val="20"/>
          <w:szCs w:val="20"/>
        </w:rPr>
        <w:t>The package includes date-sequence validation, incident-date checks, investigation due-date logic, recordability/regulatory rules, workflow reopen behavior, previous-person-responsible handling and stage-transition templates. Near Miss supports transfer to an incident, which is the only explicit cross-type conversion path identified. The configuration contains OSHA, OSHA Summary, RIDDOR and WCB-related artifacts, as well as claims structures, although workshop participants indicated that several of these are not used operationally.</w:t>
      </w:r>
    </w:p>
    <w:p w:rsidRPr="001A645D" w:rsidR="001A645D" w:rsidP="001A645D" w:rsidRDefault="001A645D" w14:paraId="2A579511" w14:textId="77777777">
      <w:pPr>
        <w:rPr>
          <w:b/>
          <w:bCs/>
          <w:sz w:val="20"/>
          <w:szCs w:val="20"/>
        </w:rPr>
      </w:pPr>
      <w:r w:rsidRPr="001A645D">
        <w:rPr>
          <w:b/>
          <w:bCs/>
          <w:sz w:val="20"/>
          <w:szCs w:val="20"/>
        </w:rPr>
        <w:t>Notifications, reporting, security and integrations</w:t>
      </w:r>
    </w:p>
    <w:p w:rsidRPr="001A645D" w:rsidR="001A645D" w:rsidP="001A645D" w:rsidRDefault="001A645D" w14:paraId="7CFE6CA3" w14:textId="77777777">
      <w:pPr>
        <w:rPr>
          <w:sz w:val="20"/>
          <w:szCs w:val="20"/>
        </w:rPr>
      </w:pPr>
      <w:r w:rsidRPr="001A645D">
        <w:rPr>
          <w:sz w:val="20"/>
          <w:szCs w:val="20"/>
        </w:rPr>
        <w:t>Current notification templates primarily support submission, verification, investigation, return, closure, cancellation, reopening and overdue activity. A single configuration-driven severity/type/location escalation matrix was not identified. Reporting-related components include Incident Summary, My Incidents/Incidents, Safety Metrics, OSHA Summary, incident-rate/KPI and leading/lagging-indicator objects; the actual report inventory and stakeholder acceptance were not provided. The workflow uses role and person-responsible assignments, but NDT user-to-location mapping has not yet been designed. No automatic SharePoint integration or migration mechanism was evidenced in the package or confirmed in the workshop.</w:t>
      </w:r>
    </w:p>
    <w:p w:rsidR="001A645D" w:rsidP="001A645D" w:rsidRDefault="001A645D" w14:paraId="08186ECF" w14:textId="77777777">
      <w:pPr>
        <w:rPr>
          <w:b/>
          <w:bCs/>
          <w:sz w:val="20"/>
          <w:szCs w:val="20"/>
        </w:rPr>
        <w:sectPr w:rsidR="001A645D" w:rsidSect="001A645D">
          <w:pgSz w:w="12240" w:h="15840" w:orient="portrait"/>
          <w:pgMar w:top="720" w:right="720" w:bottom="720" w:left="720" w:header="708" w:footer="708" w:gutter="0"/>
          <w:cols w:space="708"/>
          <w:docGrid w:linePitch="360"/>
        </w:sectPr>
      </w:pPr>
    </w:p>
    <w:p w:rsidRPr="001A645D" w:rsidR="001A645D" w:rsidP="001A645D" w:rsidRDefault="001A645D" w14:paraId="479AA3A6" w14:textId="77777777">
      <w:pPr>
        <w:rPr>
          <w:b/>
          <w:bCs/>
          <w:sz w:val="20"/>
          <w:szCs w:val="20"/>
        </w:rPr>
      </w:pPr>
      <w:r w:rsidRPr="001A645D">
        <w:rPr>
          <w:b/>
          <w:bCs/>
          <w:sz w:val="20"/>
          <w:szCs w:val="20"/>
        </w:rPr>
        <w:lastRenderedPageBreak/>
        <w:t>3. Future-State Business Requirements Identified</w:t>
      </w:r>
    </w:p>
    <w:tbl>
      <w:tblPr>
        <w:tblW w:w="5000" w:type="pct"/>
        <w:tblCellMar>
          <w:top w:w="15" w:type="dxa"/>
          <w:left w:w="15" w:type="dxa"/>
          <w:bottom w:w="15" w:type="dxa"/>
          <w:right w:w="15" w:type="dxa"/>
        </w:tblCellMar>
        <w:tblLook w:val="04A0" w:firstRow="1" w:lastRow="0" w:firstColumn="1" w:lastColumn="0" w:noHBand="0" w:noVBand="1"/>
      </w:tblPr>
      <w:tblGrid>
        <w:gridCol w:w="1523"/>
        <w:gridCol w:w="4055"/>
        <w:gridCol w:w="2184"/>
        <w:gridCol w:w="1087"/>
        <w:gridCol w:w="1931"/>
      </w:tblGrid>
      <w:tr w:rsidRPr="001A645D" w:rsidR="001A645D" w14:paraId="27BA3D9E" w14:textId="77777777">
        <w:trPr>
          <w:tblHeader/>
        </w:trPr>
        <w:tc>
          <w:tcPr>
            <w:tcW w:w="0" w:type="auto"/>
            <w:tcBorders>
              <w:top w:val="single" w:color="334155" w:sz="8" w:space="0"/>
              <w:left w:val="single" w:color="334155" w:sz="8" w:space="0"/>
              <w:bottom w:val="single" w:color="334155" w:sz="8" w:space="0"/>
              <w:right w:val="single" w:color="334155" w:sz="8" w:space="0"/>
            </w:tcBorders>
            <w:shd w:val="clear" w:color="auto" w:fill="1E293B"/>
            <w:tcMar>
              <w:top w:w="160" w:type="dxa"/>
              <w:left w:w="160" w:type="dxa"/>
              <w:bottom w:w="160" w:type="dxa"/>
              <w:right w:w="160" w:type="dxa"/>
            </w:tcMar>
            <w:vAlign w:val="center"/>
            <w:hideMark/>
          </w:tcPr>
          <w:p w:rsidRPr="001A645D" w:rsidR="001A645D" w:rsidP="001A645D" w:rsidRDefault="001A645D" w14:paraId="1284E9A7" w14:textId="77777777">
            <w:pPr>
              <w:rPr>
                <w:b/>
                <w:bCs/>
                <w:sz w:val="20"/>
                <w:szCs w:val="20"/>
              </w:rPr>
            </w:pPr>
            <w:r w:rsidRPr="001A645D">
              <w:rPr>
                <w:b/>
                <w:bCs/>
                <w:sz w:val="20"/>
                <w:szCs w:val="20"/>
              </w:rPr>
              <w:t>Requirement ID</w:t>
            </w:r>
          </w:p>
        </w:tc>
        <w:tc>
          <w:tcPr>
            <w:tcW w:w="0" w:type="auto"/>
            <w:tcBorders>
              <w:top w:val="single" w:color="334155" w:sz="8" w:space="0"/>
              <w:left w:val="single" w:color="334155" w:sz="8" w:space="0"/>
              <w:bottom w:val="single" w:color="334155" w:sz="8" w:space="0"/>
              <w:right w:val="single" w:color="334155" w:sz="8" w:space="0"/>
            </w:tcBorders>
            <w:shd w:val="clear" w:color="auto" w:fill="1E293B"/>
            <w:tcMar>
              <w:top w:w="160" w:type="dxa"/>
              <w:left w:w="160" w:type="dxa"/>
              <w:bottom w:w="160" w:type="dxa"/>
              <w:right w:w="160" w:type="dxa"/>
            </w:tcMar>
            <w:vAlign w:val="center"/>
            <w:hideMark/>
          </w:tcPr>
          <w:p w:rsidRPr="001A645D" w:rsidR="001A645D" w:rsidP="001A645D" w:rsidRDefault="001A645D" w14:paraId="1004770D" w14:textId="77777777">
            <w:pPr>
              <w:rPr>
                <w:b/>
                <w:bCs/>
                <w:sz w:val="20"/>
                <w:szCs w:val="20"/>
              </w:rPr>
            </w:pPr>
            <w:r w:rsidRPr="001A645D">
              <w:rPr>
                <w:b/>
                <w:bCs/>
                <w:sz w:val="20"/>
                <w:szCs w:val="20"/>
              </w:rPr>
              <w:t>Requirement / Need</w:t>
            </w:r>
          </w:p>
        </w:tc>
        <w:tc>
          <w:tcPr>
            <w:tcW w:w="0" w:type="auto"/>
            <w:tcBorders>
              <w:top w:val="single" w:color="334155" w:sz="8" w:space="0"/>
              <w:left w:val="single" w:color="334155" w:sz="8" w:space="0"/>
              <w:bottom w:val="single" w:color="334155" w:sz="8" w:space="0"/>
              <w:right w:val="single" w:color="334155" w:sz="8" w:space="0"/>
            </w:tcBorders>
            <w:shd w:val="clear" w:color="auto" w:fill="1E293B"/>
            <w:tcMar>
              <w:top w:w="160" w:type="dxa"/>
              <w:left w:w="160" w:type="dxa"/>
              <w:bottom w:w="160" w:type="dxa"/>
              <w:right w:w="160" w:type="dxa"/>
            </w:tcMar>
            <w:vAlign w:val="center"/>
            <w:hideMark/>
          </w:tcPr>
          <w:p w:rsidRPr="001A645D" w:rsidR="001A645D" w:rsidP="001A645D" w:rsidRDefault="001A645D" w14:paraId="1657D6DC" w14:textId="77777777">
            <w:pPr>
              <w:rPr>
                <w:b/>
                <w:bCs/>
                <w:sz w:val="20"/>
                <w:szCs w:val="20"/>
              </w:rPr>
            </w:pPr>
            <w:r w:rsidRPr="001A645D">
              <w:rPr>
                <w:b/>
                <w:bCs/>
                <w:sz w:val="20"/>
                <w:szCs w:val="20"/>
              </w:rPr>
              <w:t>Source Evidence</w:t>
            </w:r>
          </w:p>
        </w:tc>
        <w:tc>
          <w:tcPr>
            <w:tcW w:w="0" w:type="auto"/>
            <w:tcBorders>
              <w:top w:val="single" w:color="334155" w:sz="8" w:space="0"/>
              <w:left w:val="single" w:color="334155" w:sz="8" w:space="0"/>
              <w:bottom w:val="single" w:color="334155" w:sz="8" w:space="0"/>
              <w:right w:val="single" w:color="334155" w:sz="8" w:space="0"/>
            </w:tcBorders>
            <w:shd w:val="clear" w:color="auto" w:fill="1E293B"/>
            <w:tcMar>
              <w:top w:w="160" w:type="dxa"/>
              <w:left w:w="160" w:type="dxa"/>
              <w:bottom w:w="160" w:type="dxa"/>
              <w:right w:w="160" w:type="dxa"/>
            </w:tcMar>
            <w:vAlign w:val="center"/>
            <w:hideMark/>
          </w:tcPr>
          <w:p w:rsidRPr="001A645D" w:rsidR="001A645D" w:rsidP="001A645D" w:rsidRDefault="001A645D" w14:paraId="42DA850C" w14:textId="77777777">
            <w:pPr>
              <w:rPr>
                <w:b/>
                <w:bCs/>
                <w:sz w:val="20"/>
                <w:szCs w:val="20"/>
              </w:rPr>
            </w:pPr>
            <w:r w:rsidRPr="001A645D">
              <w:rPr>
                <w:b/>
                <w:bCs/>
                <w:sz w:val="20"/>
                <w:szCs w:val="20"/>
              </w:rPr>
              <w:t>Explicit or Implied</w:t>
            </w:r>
          </w:p>
        </w:tc>
        <w:tc>
          <w:tcPr>
            <w:tcW w:w="0" w:type="auto"/>
            <w:tcBorders>
              <w:top w:val="single" w:color="334155" w:sz="8" w:space="0"/>
              <w:left w:val="single" w:color="334155" w:sz="8" w:space="0"/>
              <w:bottom w:val="single" w:color="334155" w:sz="8" w:space="0"/>
              <w:right w:val="single" w:color="334155" w:sz="8" w:space="0"/>
            </w:tcBorders>
            <w:shd w:val="clear" w:color="auto" w:fill="1E293B"/>
            <w:tcMar>
              <w:top w:w="160" w:type="dxa"/>
              <w:left w:w="160" w:type="dxa"/>
              <w:bottom w:w="160" w:type="dxa"/>
              <w:right w:w="160" w:type="dxa"/>
            </w:tcMar>
            <w:vAlign w:val="center"/>
            <w:hideMark/>
          </w:tcPr>
          <w:p w:rsidRPr="001A645D" w:rsidR="001A645D" w:rsidP="001A645D" w:rsidRDefault="001A645D" w14:paraId="542EF001" w14:textId="77777777">
            <w:pPr>
              <w:rPr>
                <w:b/>
                <w:bCs/>
                <w:sz w:val="20"/>
                <w:szCs w:val="20"/>
              </w:rPr>
            </w:pPr>
            <w:r w:rsidRPr="001A645D">
              <w:rPr>
                <w:b/>
                <w:bCs/>
                <w:sz w:val="20"/>
                <w:szCs w:val="20"/>
              </w:rPr>
              <w:t>Business Driver</w:t>
            </w:r>
          </w:p>
        </w:tc>
      </w:tr>
      <w:tr w:rsidRPr="001A645D" w:rsidR="001A645D" w14:paraId="5EB258F8"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EDA956A" w14:textId="77777777">
            <w:pPr>
              <w:rPr>
                <w:sz w:val="20"/>
                <w:szCs w:val="20"/>
              </w:rPr>
            </w:pPr>
            <w:r w:rsidRPr="001A645D">
              <w:rPr>
                <w:sz w:val="20"/>
                <w:szCs w:val="20"/>
              </w:rPr>
              <w:t>REQ-001</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2A2D422" w14:textId="77777777">
            <w:pPr>
              <w:rPr>
                <w:sz w:val="20"/>
                <w:szCs w:val="20"/>
              </w:rPr>
            </w:pPr>
            <w:r w:rsidRPr="001A645D">
              <w:rPr>
                <w:sz w:val="20"/>
                <w:szCs w:val="20"/>
              </w:rPr>
              <w:t>Support one harmonized incident-management solution with controlled location-specific process variants.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BB0E0EA" w14:textId="77777777">
            <w:pPr>
              <w:rPr>
                <w:sz w:val="20"/>
                <w:szCs w:val="20"/>
              </w:rPr>
            </w:pPr>
            <w:r w:rsidRPr="001A645D">
              <w:rPr>
                <w:sz w:val="20"/>
                <w:szCs w:val="20"/>
              </w:rPr>
              <w:t>0:04:57–0:05:48; 1:16:55–1:17:15</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BB12C34" w14:textId="77777777">
            <w:pPr>
              <w:rPr>
                <w:sz w:val="20"/>
                <w:szCs w:val="20"/>
              </w:rPr>
            </w:pPr>
            <w:r w:rsidRPr="001A645D">
              <w:rPr>
                <w:sz w:val="20"/>
                <w:szCs w:val="20"/>
              </w:rPr>
              <w:t>Explicit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6F98D65" w14:textId="77777777">
            <w:pPr>
              <w:rPr>
                <w:sz w:val="20"/>
                <w:szCs w:val="20"/>
              </w:rPr>
            </w:pPr>
            <w:r w:rsidRPr="001A645D">
              <w:rPr>
                <w:sz w:val="20"/>
                <w:szCs w:val="20"/>
              </w:rPr>
              <w:t>Harmonization / adoption</w:t>
            </w:r>
          </w:p>
        </w:tc>
      </w:tr>
      <w:tr w:rsidRPr="001A645D" w:rsidR="001A645D" w14:paraId="5650777E"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B0C16E7" w14:textId="77777777">
            <w:pPr>
              <w:rPr>
                <w:sz w:val="20"/>
                <w:szCs w:val="20"/>
              </w:rPr>
            </w:pPr>
            <w:r w:rsidRPr="001A645D">
              <w:rPr>
                <w:sz w:val="20"/>
                <w:szCs w:val="20"/>
              </w:rPr>
              <w:t>REQ-002</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9D7A2F1" w14:textId="77777777">
            <w:pPr>
              <w:rPr>
                <w:sz w:val="20"/>
                <w:szCs w:val="20"/>
              </w:rPr>
            </w:pPr>
            <w:r w:rsidRPr="001A645D">
              <w:rPr>
                <w:sz w:val="20"/>
                <w:szCs w:val="20"/>
              </w:rPr>
              <w:t>Keep the initial incident intake short and frictionless—ideally fewer than 10 fields and no more than 15—focused on who, what, where, when and a plain-language description.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092B752" w14:textId="77777777">
            <w:pPr>
              <w:rPr>
                <w:sz w:val="20"/>
                <w:szCs w:val="20"/>
              </w:rPr>
            </w:pPr>
            <w:r w:rsidRPr="001A645D">
              <w:rPr>
                <w:sz w:val="20"/>
                <w:szCs w:val="20"/>
              </w:rPr>
              <w:t>0:39:47–0:40:26</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78F6802" w14:textId="77777777">
            <w:pPr>
              <w:rPr>
                <w:sz w:val="20"/>
                <w:szCs w:val="20"/>
              </w:rPr>
            </w:pPr>
            <w:r w:rsidRPr="001A645D">
              <w:rPr>
                <w:sz w:val="20"/>
                <w:szCs w:val="20"/>
              </w:rPr>
              <w:t>Explicit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395D670" w14:textId="77777777">
            <w:pPr>
              <w:rPr>
                <w:sz w:val="20"/>
                <w:szCs w:val="20"/>
              </w:rPr>
            </w:pPr>
            <w:r w:rsidRPr="001A645D">
              <w:rPr>
                <w:sz w:val="20"/>
                <w:szCs w:val="20"/>
              </w:rPr>
              <w:t>Adoption / timely reporting</w:t>
            </w:r>
          </w:p>
        </w:tc>
      </w:tr>
      <w:tr w:rsidRPr="001A645D" w:rsidR="001A645D" w14:paraId="22C8563A"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804F51D" w14:textId="77777777">
            <w:pPr>
              <w:rPr>
                <w:sz w:val="20"/>
                <w:szCs w:val="20"/>
              </w:rPr>
            </w:pPr>
            <w:r w:rsidRPr="001A645D">
              <w:rPr>
                <w:sz w:val="20"/>
                <w:szCs w:val="20"/>
              </w:rPr>
              <w:t>REQ-004</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13C394C" w14:textId="77777777">
            <w:pPr>
              <w:rPr>
                <w:sz w:val="20"/>
                <w:szCs w:val="20"/>
              </w:rPr>
            </w:pPr>
            <w:r w:rsidRPr="001A645D">
              <w:rPr>
                <w:sz w:val="20"/>
                <w:szCs w:val="20"/>
              </w:rPr>
              <w:t>Do not require non-HSE reporters to determine technical severity, regulatory status or detailed classification at initial intake.</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E6ED155" w14:textId="77777777">
            <w:pPr>
              <w:rPr>
                <w:sz w:val="20"/>
                <w:szCs w:val="20"/>
              </w:rPr>
            </w:pPr>
            <w:r w:rsidRPr="001A645D">
              <w:rPr>
                <w:sz w:val="20"/>
                <w:szCs w:val="20"/>
              </w:rPr>
              <w:t>0:27:39–0:29:12; 0:38:44–0:39:27</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C61709D" w14:textId="77777777">
            <w:pPr>
              <w:rPr>
                <w:sz w:val="20"/>
                <w:szCs w:val="20"/>
              </w:rPr>
            </w:pPr>
            <w:r w:rsidRPr="001A645D">
              <w:rPr>
                <w:sz w:val="20"/>
                <w:szCs w:val="20"/>
              </w:rPr>
              <w:t>Explicit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129FC7E" w14:textId="77777777">
            <w:pPr>
              <w:rPr>
                <w:sz w:val="20"/>
                <w:szCs w:val="20"/>
              </w:rPr>
            </w:pPr>
            <w:r w:rsidRPr="001A645D">
              <w:rPr>
                <w:sz w:val="20"/>
                <w:szCs w:val="20"/>
              </w:rPr>
              <w:t>Data quality / adoption</w:t>
            </w:r>
          </w:p>
        </w:tc>
      </w:tr>
      <w:tr w:rsidRPr="001A645D" w:rsidR="001A645D" w14:paraId="5EA8C0E9"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AA0AA7C" w14:textId="77777777">
            <w:pPr>
              <w:rPr>
                <w:sz w:val="20"/>
                <w:szCs w:val="20"/>
              </w:rPr>
            </w:pPr>
            <w:r w:rsidRPr="001A645D">
              <w:rPr>
                <w:sz w:val="20"/>
                <w:szCs w:val="20"/>
              </w:rPr>
              <w:t>REQ-005</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0B958D4" w14:textId="77777777">
            <w:pPr>
              <w:rPr>
                <w:sz w:val="20"/>
                <w:szCs w:val="20"/>
              </w:rPr>
            </w:pPr>
            <w:r w:rsidRPr="001A645D">
              <w:rPr>
                <w:sz w:val="20"/>
                <w:szCs w:val="20"/>
              </w:rPr>
              <w:t>Allow the initial report to be entered by an employee, colleague, supervisor or HSE manager depending on circumstance and the site operating model.</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1916134" w14:textId="77777777">
            <w:pPr>
              <w:rPr>
                <w:sz w:val="20"/>
                <w:szCs w:val="20"/>
              </w:rPr>
            </w:pPr>
            <w:r w:rsidRPr="001A645D">
              <w:rPr>
                <w:sz w:val="20"/>
                <w:szCs w:val="20"/>
              </w:rPr>
              <w:t>0:26:37–0:27:38; 0:35:36–0:36:40; 0:39:47–0:40:04</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14AFDD5" w14:textId="77777777">
            <w:pPr>
              <w:rPr>
                <w:sz w:val="20"/>
                <w:szCs w:val="20"/>
              </w:rPr>
            </w:pPr>
            <w:r w:rsidRPr="001A645D">
              <w:rPr>
                <w:sz w:val="20"/>
                <w:szCs w:val="20"/>
              </w:rPr>
              <w:t>Explicit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4F88F92" w14:textId="77777777">
            <w:pPr>
              <w:rPr>
                <w:sz w:val="20"/>
                <w:szCs w:val="20"/>
              </w:rPr>
            </w:pPr>
            <w:r w:rsidRPr="001A645D">
              <w:rPr>
                <w:sz w:val="20"/>
                <w:szCs w:val="20"/>
              </w:rPr>
              <w:t>Accessibility / resilience</w:t>
            </w:r>
          </w:p>
        </w:tc>
      </w:tr>
      <w:tr w:rsidRPr="001A645D" w:rsidR="001A645D" w14:paraId="380E7A73"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AFD8191" w14:textId="77777777">
            <w:pPr>
              <w:rPr>
                <w:sz w:val="20"/>
                <w:szCs w:val="20"/>
              </w:rPr>
            </w:pPr>
            <w:r w:rsidRPr="001A645D">
              <w:rPr>
                <w:sz w:val="20"/>
                <w:szCs w:val="20"/>
              </w:rPr>
              <w:t>REQ-006</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A603FC3" w14:textId="77777777">
            <w:pPr>
              <w:rPr>
                <w:sz w:val="20"/>
                <w:szCs w:val="20"/>
              </w:rPr>
            </w:pPr>
            <w:r w:rsidRPr="001A645D">
              <w:rPr>
                <w:sz w:val="20"/>
                <w:szCs w:val="20"/>
              </w:rPr>
              <w:t>Make the Verification stage configurable by location, with verification retained where useful and bypassed where the HSE reporter is already performing the verification role.</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97AFC80" w14:textId="77777777">
            <w:pPr>
              <w:rPr>
                <w:sz w:val="20"/>
                <w:szCs w:val="20"/>
              </w:rPr>
            </w:pPr>
            <w:r w:rsidRPr="001A645D">
              <w:rPr>
                <w:sz w:val="20"/>
                <w:szCs w:val="20"/>
              </w:rPr>
              <w:t>1:06:33–1:07:18; 1:16:55–1:17:15</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E357A1E" w14:textId="77777777">
            <w:pPr>
              <w:rPr>
                <w:sz w:val="20"/>
                <w:szCs w:val="20"/>
              </w:rPr>
            </w:pPr>
            <w:r w:rsidRPr="001A645D">
              <w:rPr>
                <w:sz w:val="20"/>
                <w:szCs w:val="20"/>
              </w:rPr>
              <w:t>Explicit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49A8C8C" w14:textId="77777777">
            <w:pPr>
              <w:rPr>
                <w:sz w:val="20"/>
                <w:szCs w:val="20"/>
              </w:rPr>
            </w:pPr>
            <w:r w:rsidRPr="001A645D">
              <w:rPr>
                <w:sz w:val="20"/>
                <w:szCs w:val="20"/>
              </w:rPr>
              <w:t>Process fit / efficiency</w:t>
            </w:r>
          </w:p>
        </w:tc>
      </w:tr>
      <w:tr w:rsidRPr="001A645D" w:rsidR="001A645D" w14:paraId="6F2349E6"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E7C7255" w14:textId="77777777">
            <w:pPr>
              <w:rPr>
                <w:sz w:val="20"/>
                <w:szCs w:val="20"/>
              </w:rPr>
            </w:pPr>
            <w:r w:rsidRPr="001A645D">
              <w:rPr>
                <w:sz w:val="20"/>
                <w:szCs w:val="20"/>
              </w:rPr>
              <w:t>REQ-007</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73AF794" w14:textId="77777777">
            <w:pPr>
              <w:rPr>
                <w:sz w:val="20"/>
                <w:szCs w:val="20"/>
              </w:rPr>
            </w:pPr>
            <w:r w:rsidRPr="001A645D">
              <w:rPr>
                <w:sz w:val="20"/>
                <w:szCs w:val="20"/>
              </w:rPr>
              <w:t>For locations that bypass Verification, move detailed classification, recordability and medical/regulatory fields to the beginning of Investigation rather than overloading initial intake.</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C38B44C" w14:textId="77777777">
            <w:pPr>
              <w:rPr>
                <w:sz w:val="20"/>
                <w:szCs w:val="20"/>
              </w:rPr>
            </w:pPr>
            <w:r w:rsidRPr="001A645D">
              <w:rPr>
                <w:sz w:val="20"/>
                <w:szCs w:val="20"/>
              </w:rPr>
              <w:t>1:17:15–1:19:23; 1:22:22–1:22:50</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6697EAE" w14:textId="77777777">
            <w:pPr>
              <w:rPr>
                <w:sz w:val="20"/>
                <w:szCs w:val="20"/>
              </w:rPr>
            </w:pPr>
            <w:r w:rsidRPr="001A645D">
              <w:rPr>
                <w:sz w:val="20"/>
                <w:szCs w:val="20"/>
              </w:rPr>
              <w:t>Explicit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82DC675" w14:textId="77777777">
            <w:pPr>
              <w:rPr>
                <w:sz w:val="20"/>
                <w:szCs w:val="20"/>
              </w:rPr>
            </w:pPr>
            <w:r w:rsidRPr="001A645D">
              <w:rPr>
                <w:sz w:val="20"/>
                <w:szCs w:val="20"/>
              </w:rPr>
              <w:t>Usability / data quality</w:t>
            </w:r>
          </w:p>
        </w:tc>
      </w:tr>
      <w:tr w:rsidRPr="001A645D" w:rsidR="001A645D" w14:paraId="3C4CD38E"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7D6DCC3" w14:textId="77777777">
            <w:pPr>
              <w:rPr>
                <w:sz w:val="20"/>
                <w:szCs w:val="20"/>
              </w:rPr>
            </w:pPr>
            <w:r w:rsidRPr="001A645D">
              <w:rPr>
                <w:sz w:val="20"/>
                <w:szCs w:val="20"/>
              </w:rPr>
              <w:t>REQ-009</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8E0075F" w14:textId="77777777">
            <w:pPr>
              <w:rPr>
                <w:sz w:val="20"/>
                <w:szCs w:val="20"/>
              </w:rPr>
            </w:pPr>
            <w:r w:rsidRPr="001A645D">
              <w:rPr>
                <w:sz w:val="20"/>
                <w:szCs w:val="20"/>
              </w:rPr>
              <w:t>Support both typed witness statements and uploaded signed/handwritten/Word/PDF statements.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5879BE1" w14:textId="77777777">
            <w:pPr>
              <w:rPr>
                <w:sz w:val="20"/>
                <w:szCs w:val="20"/>
              </w:rPr>
            </w:pPr>
            <w:r w:rsidRPr="001A645D">
              <w:rPr>
                <w:sz w:val="20"/>
                <w:szCs w:val="20"/>
              </w:rPr>
              <w:t>3:37:01–3:39:26</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E73F4CF" w14:textId="77777777">
            <w:pPr>
              <w:rPr>
                <w:sz w:val="20"/>
                <w:szCs w:val="20"/>
              </w:rPr>
            </w:pPr>
            <w:r w:rsidRPr="001A645D">
              <w:rPr>
                <w:sz w:val="20"/>
                <w:szCs w:val="20"/>
              </w:rPr>
              <w:t>Explicit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1837C85" w14:textId="77777777">
            <w:pPr>
              <w:rPr>
                <w:sz w:val="20"/>
                <w:szCs w:val="20"/>
              </w:rPr>
            </w:pPr>
            <w:r w:rsidRPr="001A645D">
              <w:rPr>
                <w:sz w:val="20"/>
                <w:szCs w:val="20"/>
              </w:rPr>
              <w:t>Operational flexibility / record integrity</w:t>
            </w:r>
          </w:p>
        </w:tc>
      </w:tr>
      <w:tr w:rsidRPr="001A645D" w:rsidR="001A645D" w14:paraId="3BD63EEB"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A5CD53C" w14:textId="77777777">
            <w:pPr>
              <w:rPr>
                <w:sz w:val="20"/>
                <w:szCs w:val="20"/>
              </w:rPr>
            </w:pPr>
            <w:r w:rsidRPr="001A645D">
              <w:rPr>
                <w:sz w:val="20"/>
                <w:szCs w:val="20"/>
              </w:rPr>
              <w:lastRenderedPageBreak/>
              <w:t>REQ-010</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66D5929" w14:textId="77777777">
            <w:pPr>
              <w:rPr>
                <w:sz w:val="20"/>
                <w:szCs w:val="20"/>
              </w:rPr>
            </w:pPr>
            <w:r w:rsidRPr="001A645D">
              <w:rPr>
                <w:sz w:val="20"/>
                <w:szCs w:val="20"/>
              </w:rPr>
              <w:t>Allow the investigator to assign a witness-statement task to selected individuals, with task-limited access and return to the investigator.</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C021EC3" w14:textId="77777777">
            <w:pPr>
              <w:rPr>
                <w:sz w:val="20"/>
                <w:szCs w:val="20"/>
              </w:rPr>
            </w:pPr>
            <w:r w:rsidRPr="001A645D">
              <w:rPr>
                <w:sz w:val="20"/>
                <w:szCs w:val="20"/>
              </w:rPr>
              <w:t>3:41:33–3:44:15; 3:55:14–3:55:46</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862E066" w14:textId="77777777">
            <w:pPr>
              <w:rPr>
                <w:sz w:val="20"/>
                <w:szCs w:val="20"/>
              </w:rPr>
            </w:pPr>
            <w:r w:rsidRPr="001A645D">
              <w:rPr>
                <w:sz w:val="20"/>
                <w:szCs w:val="20"/>
              </w:rPr>
              <w:t>Explicit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447A6C9" w14:textId="77777777">
            <w:pPr>
              <w:rPr>
                <w:sz w:val="20"/>
                <w:szCs w:val="20"/>
              </w:rPr>
            </w:pPr>
            <w:r w:rsidRPr="001A645D">
              <w:rPr>
                <w:sz w:val="20"/>
                <w:szCs w:val="20"/>
              </w:rPr>
              <w:t>Workflow automation / privacy</w:t>
            </w:r>
          </w:p>
        </w:tc>
      </w:tr>
      <w:tr w:rsidRPr="001A645D" w:rsidR="001A645D" w14:paraId="4707235B"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538854E" w14:textId="77777777">
            <w:pPr>
              <w:rPr>
                <w:sz w:val="20"/>
                <w:szCs w:val="20"/>
              </w:rPr>
            </w:pPr>
            <w:r w:rsidRPr="001A645D">
              <w:rPr>
                <w:sz w:val="20"/>
                <w:szCs w:val="20"/>
              </w:rPr>
              <w:t>REQ-011</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45EC334" w14:textId="77777777">
            <w:pPr>
              <w:rPr>
                <w:sz w:val="20"/>
                <w:szCs w:val="20"/>
              </w:rPr>
            </w:pPr>
            <w:r w:rsidRPr="001A645D">
              <w:rPr>
                <w:sz w:val="20"/>
                <w:szCs w:val="20"/>
              </w:rPr>
              <w:t>Establish minimum investigation completion criteria, potentially including at least one witness statement and severity-dependent cause/root-cause/action requirements.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2734867" w14:textId="77777777">
            <w:pPr>
              <w:rPr>
                <w:sz w:val="20"/>
                <w:szCs w:val="20"/>
              </w:rPr>
            </w:pPr>
            <w:r w:rsidRPr="001A645D">
              <w:rPr>
                <w:sz w:val="20"/>
                <w:szCs w:val="20"/>
              </w:rPr>
              <w:t>1:22:50–1:23:15; 2:03:47–2:05:33</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BAD7F31" w14:textId="77777777">
            <w:pPr>
              <w:rPr>
                <w:sz w:val="20"/>
                <w:szCs w:val="20"/>
              </w:rPr>
            </w:pPr>
            <w:r w:rsidRPr="001A645D">
              <w:rPr>
                <w:sz w:val="20"/>
                <w:szCs w:val="20"/>
              </w:rPr>
              <w:t>Explicit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9F56A98" w14:textId="77777777">
            <w:pPr>
              <w:rPr>
                <w:sz w:val="20"/>
                <w:szCs w:val="20"/>
              </w:rPr>
            </w:pPr>
            <w:r w:rsidRPr="001A645D">
              <w:rPr>
                <w:sz w:val="20"/>
                <w:szCs w:val="20"/>
              </w:rPr>
              <w:t>Governance / investigation quality</w:t>
            </w:r>
          </w:p>
        </w:tc>
      </w:tr>
      <w:tr w:rsidRPr="001A645D" w:rsidR="001A645D" w14:paraId="026BF589"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7E4479A" w14:textId="77777777">
            <w:pPr>
              <w:rPr>
                <w:sz w:val="20"/>
                <w:szCs w:val="20"/>
              </w:rPr>
            </w:pPr>
            <w:r w:rsidRPr="001A645D">
              <w:rPr>
                <w:sz w:val="20"/>
                <w:szCs w:val="20"/>
              </w:rPr>
              <w:t>REQ-012</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B9BCE38" w14:textId="77777777">
            <w:pPr>
              <w:rPr>
                <w:sz w:val="20"/>
                <w:szCs w:val="20"/>
              </w:rPr>
            </w:pPr>
            <w:r w:rsidRPr="001A645D">
              <w:rPr>
                <w:sz w:val="20"/>
                <w:szCs w:val="20"/>
              </w:rPr>
              <w:t>Simplify the Investigation form by hiding the separate Evidence grid and using one attachment area for reports, photos and supporting documents.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342E3C7" w14:textId="77777777">
            <w:pPr>
              <w:rPr>
                <w:sz w:val="20"/>
                <w:szCs w:val="20"/>
              </w:rPr>
            </w:pPr>
            <w:r w:rsidRPr="001A645D">
              <w:rPr>
                <w:sz w:val="20"/>
                <w:szCs w:val="20"/>
              </w:rPr>
              <w:t>1:23:15–1:25:48</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829344A" w14:textId="77777777">
            <w:pPr>
              <w:rPr>
                <w:sz w:val="20"/>
                <w:szCs w:val="20"/>
              </w:rPr>
            </w:pPr>
            <w:r w:rsidRPr="001A645D">
              <w:rPr>
                <w:sz w:val="20"/>
                <w:szCs w:val="20"/>
              </w:rPr>
              <w:t>Explicit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FC7E369" w14:textId="77777777">
            <w:pPr>
              <w:rPr>
                <w:sz w:val="20"/>
                <w:szCs w:val="20"/>
              </w:rPr>
            </w:pPr>
            <w:r w:rsidRPr="001A645D">
              <w:rPr>
                <w:sz w:val="20"/>
                <w:szCs w:val="20"/>
              </w:rPr>
              <w:t>Usability / data consistency</w:t>
            </w:r>
          </w:p>
        </w:tc>
      </w:tr>
      <w:tr w:rsidRPr="001A645D" w:rsidR="001A645D" w14:paraId="3D1C51E4"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2B739B4" w14:textId="77777777">
            <w:pPr>
              <w:rPr>
                <w:sz w:val="20"/>
                <w:szCs w:val="20"/>
              </w:rPr>
            </w:pPr>
            <w:r w:rsidRPr="001A645D">
              <w:rPr>
                <w:sz w:val="20"/>
                <w:szCs w:val="20"/>
              </w:rPr>
              <w:t>REQ-013</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A2D52F5" w14:textId="77777777">
            <w:pPr>
              <w:rPr>
                <w:sz w:val="20"/>
                <w:szCs w:val="20"/>
              </w:rPr>
            </w:pPr>
            <w:r w:rsidRPr="001A645D">
              <w:rPr>
                <w:sz w:val="20"/>
                <w:szCs w:val="20"/>
              </w:rPr>
              <w:t>Hide the embedded Incident Risk Assessment grid and use the future enterprise risk-assessment process rather than competing templates.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7D4640E" w14:textId="77777777">
            <w:pPr>
              <w:rPr>
                <w:sz w:val="20"/>
                <w:szCs w:val="20"/>
              </w:rPr>
            </w:pPr>
            <w:r w:rsidRPr="001A645D">
              <w:rPr>
                <w:sz w:val="20"/>
                <w:szCs w:val="20"/>
              </w:rPr>
              <w:t>1:25:48 onward; workshop discussion on future risk-assessment harmonization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A0F443A" w14:textId="77777777">
            <w:pPr>
              <w:rPr>
                <w:sz w:val="20"/>
                <w:szCs w:val="20"/>
              </w:rPr>
            </w:pPr>
            <w:r w:rsidRPr="001A645D">
              <w:rPr>
                <w:sz w:val="20"/>
                <w:szCs w:val="20"/>
              </w:rPr>
              <w:t>Explicit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6B9486C" w14:textId="77777777">
            <w:pPr>
              <w:rPr>
                <w:sz w:val="20"/>
                <w:szCs w:val="20"/>
              </w:rPr>
            </w:pPr>
            <w:r w:rsidRPr="001A645D">
              <w:rPr>
                <w:sz w:val="20"/>
                <w:szCs w:val="20"/>
              </w:rPr>
              <w:t>Process harmonization / governance</w:t>
            </w:r>
          </w:p>
        </w:tc>
      </w:tr>
      <w:tr w:rsidRPr="001A645D" w:rsidR="001A645D" w14:paraId="4AAD25F7"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27E7F02" w14:textId="77777777">
            <w:pPr>
              <w:rPr>
                <w:sz w:val="20"/>
                <w:szCs w:val="20"/>
              </w:rPr>
            </w:pPr>
            <w:r w:rsidRPr="001A645D">
              <w:rPr>
                <w:sz w:val="20"/>
                <w:szCs w:val="20"/>
              </w:rPr>
              <w:t>REQ-014</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9DB27C6" w14:textId="77777777">
            <w:pPr>
              <w:rPr>
                <w:sz w:val="20"/>
                <w:szCs w:val="20"/>
              </w:rPr>
            </w:pPr>
            <w:r w:rsidRPr="001A645D">
              <w:rPr>
                <w:sz w:val="20"/>
                <w:szCs w:val="20"/>
              </w:rPr>
              <w:t>Standardize cause analysis around the current 5 Why method, upgrade to the latest 5 Why experience, and rationalize unused methods.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791ABAC" w14:textId="77777777">
            <w:pPr>
              <w:rPr>
                <w:sz w:val="20"/>
                <w:szCs w:val="20"/>
              </w:rPr>
            </w:pPr>
            <w:r w:rsidRPr="001A645D">
              <w:rPr>
                <w:sz w:val="20"/>
                <w:szCs w:val="20"/>
              </w:rPr>
              <w:t>2:05:40–2:06:34</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A73E709" w14:textId="77777777">
            <w:pPr>
              <w:rPr>
                <w:sz w:val="20"/>
                <w:szCs w:val="20"/>
              </w:rPr>
            </w:pPr>
            <w:r w:rsidRPr="001A645D">
              <w:rPr>
                <w:sz w:val="20"/>
                <w:szCs w:val="20"/>
              </w:rPr>
              <w:t>Explicit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B73205B" w14:textId="77777777">
            <w:pPr>
              <w:rPr>
                <w:sz w:val="20"/>
                <w:szCs w:val="20"/>
              </w:rPr>
            </w:pPr>
            <w:r w:rsidRPr="001A645D">
              <w:rPr>
                <w:sz w:val="20"/>
                <w:szCs w:val="20"/>
              </w:rPr>
              <w:t>Investigation consistency / usability</w:t>
            </w:r>
          </w:p>
        </w:tc>
      </w:tr>
      <w:tr w:rsidRPr="001A645D" w:rsidR="001A645D" w14:paraId="0B6197B2"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F964593" w14:textId="77777777">
            <w:pPr>
              <w:rPr>
                <w:sz w:val="20"/>
                <w:szCs w:val="20"/>
              </w:rPr>
            </w:pPr>
            <w:r w:rsidRPr="001A645D">
              <w:rPr>
                <w:sz w:val="20"/>
                <w:szCs w:val="20"/>
              </w:rPr>
              <w:t>REQ-015</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2F8183A" w14:textId="77777777">
            <w:pPr>
              <w:rPr>
                <w:sz w:val="20"/>
                <w:szCs w:val="20"/>
              </w:rPr>
            </w:pPr>
            <w:r w:rsidRPr="001A645D">
              <w:rPr>
                <w:sz w:val="20"/>
                <w:szCs w:val="20"/>
              </w:rPr>
              <w:t>Replace sample/out-of-box root-cause values with the NDT causal-factor taxonomy, grouped into meaningful categories, with an ‘Other’ option requiring explanation and governance review.</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2C664C7" w14:textId="77777777">
            <w:pPr>
              <w:rPr>
                <w:sz w:val="20"/>
                <w:szCs w:val="20"/>
              </w:rPr>
            </w:pPr>
            <w:r w:rsidRPr="001A645D">
              <w:rPr>
                <w:sz w:val="20"/>
                <w:szCs w:val="20"/>
              </w:rPr>
              <w:t>Cause-analysis and root-cause workshop discussion following 2:06:34</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014FBF1" w14:textId="77777777">
            <w:pPr>
              <w:rPr>
                <w:sz w:val="20"/>
                <w:szCs w:val="20"/>
              </w:rPr>
            </w:pPr>
            <w:r w:rsidRPr="001A645D">
              <w:rPr>
                <w:sz w:val="20"/>
                <w:szCs w:val="20"/>
              </w:rPr>
              <w:t>Explicit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011F144" w14:textId="77777777">
            <w:pPr>
              <w:rPr>
                <w:sz w:val="20"/>
                <w:szCs w:val="20"/>
              </w:rPr>
            </w:pPr>
            <w:r w:rsidRPr="001A645D">
              <w:rPr>
                <w:sz w:val="20"/>
                <w:szCs w:val="20"/>
              </w:rPr>
              <w:t>Data quality / reporting</w:t>
            </w:r>
          </w:p>
        </w:tc>
      </w:tr>
      <w:tr w:rsidRPr="001A645D" w:rsidR="001A645D" w14:paraId="018FD61B"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A054E8C" w14:textId="77777777">
            <w:pPr>
              <w:rPr>
                <w:sz w:val="20"/>
                <w:szCs w:val="20"/>
              </w:rPr>
            </w:pPr>
            <w:r w:rsidRPr="001A645D">
              <w:rPr>
                <w:sz w:val="20"/>
                <w:szCs w:val="20"/>
              </w:rPr>
              <w:t>REQ-016</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8A32440" w14:textId="77777777">
            <w:pPr>
              <w:rPr>
                <w:sz w:val="20"/>
                <w:szCs w:val="20"/>
              </w:rPr>
            </w:pPr>
            <w:r w:rsidRPr="001A645D">
              <w:rPr>
                <w:sz w:val="20"/>
                <w:szCs w:val="20"/>
              </w:rPr>
              <w:t>Use integrated incident action plans instead of maintaining a detached SharePoint action table and manually linking records.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5B2B1D3" w14:textId="77777777">
            <w:pPr>
              <w:rPr>
                <w:sz w:val="20"/>
                <w:szCs w:val="20"/>
              </w:rPr>
            </w:pPr>
            <w:r w:rsidRPr="001A645D">
              <w:rPr>
                <w:sz w:val="20"/>
                <w:szCs w:val="20"/>
              </w:rPr>
              <w:t>0:18:46–0:19:48</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35CA7D2" w14:textId="77777777">
            <w:pPr>
              <w:rPr>
                <w:sz w:val="20"/>
                <w:szCs w:val="20"/>
              </w:rPr>
            </w:pPr>
            <w:r w:rsidRPr="001A645D">
              <w:rPr>
                <w:sz w:val="20"/>
                <w:szCs w:val="20"/>
              </w:rPr>
              <w:t>Explicit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49EF7A9" w14:textId="77777777">
            <w:pPr>
              <w:rPr>
                <w:sz w:val="20"/>
                <w:szCs w:val="20"/>
              </w:rPr>
            </w:pPr>
            <w:r w:rsidRPr="001A645D">
              <w:rPr>
                <w:sz w:val="20"/>
                <w:szCs w:val="20"/>
              </w:rPr>
              <w:t>Automation / traceability</w:t>
            </w:r>
          </w:p>
        </w:tc>
      </w:tr>
      <w:tr w:rsidRPr="001A645D" w:rsidR="001A645D" w14:paraId="30E51D0B"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61576C5" w14:textId="77777777">
            <w:pPr>
              <w:rPr>
                <w:sz w:val="20"/>
                <w:szCs w:val="20"/>
              </w:rPr>
            </w:pPr>
            <w:r w:rsidRPr="001A645D">
              <w:rPr>
                <w:sz w:val="20"/>
                <w:szCs w:val="20"/>
              </w:rPr>
              <w:lastRenderedPageBreak/>
              <w:t>REQ-017</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07A1673" w14:textId="77777777">
            <w:pPr>
              <w:rPr>
                <w:sz w:val="20"/>
                <w:szCs w:val="20"/>
              </w:rPr>
            </w:pPr>
            <w:r w:rsidRPr="001A645D">
              <w:rPr>
                <w:sz w:val="20"/>
                <w:szCs w:val="20"/>
              </w:rPr>
              <w:t>Allow action due-date changes when justified, capture the reason, preserve original-date history, and avoid hard-blocking long due dates solely by severity.</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6BBDF33" w14:textId="77777777">
            <w:pPr>
              <w:rPr>
                <w:sz w:val="20"/>
                <w:szCs w:val="20"/>
              </w:rPr>
            </w:pPr>
            <w:r w:rsidRPr="001A645D">
              <w:rPr>
                <w:sz w:val="20"/>
                <w:szCs w:val="20"/>
              </w:rPr>
              <w:t>2:29:49 onward; action-management discussion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06E828B" w14:textId="77777777">
            <w:pPr>
              <w:rPr>
                <w:sz w:val="20"/>
                <w:szCs w:val="20"/>
              </w:rPr>
            </w:pPr>
            <w:r w:rsidRPr="001A645D">
              <w:rPr>
                <w:sz w:val="20"/>
                <w:szCs w:val="20"/>
              </w:rPr>
              <w:t>Explicit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A92E843" w14:textId="77777777">
            <w:pPr>
              <w:rPr>
                <w:sz w:val="20"/>
                <w:szCs w:val="20"/>
              </w:rPr>
            </w:pPr>
            <w:r w:rsidRPr="001A645D">
              <w:rPr>
                <w:sz w:val="20"/>
                <w:szCs w:val="20"/>
              </w:rPr>
              <w:t>Accountability / operational realism</w:t>
            </w:r>
          </w:p>
        </w:tc>
      </w:tr>
      <w:tr w:rsidRPr="001A645D" w:rsidR="001A645D" w14:paraId="23A0198A"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0980C81" w14:textId="77777777">
            <w:pPr>
              <w:rPr>
                <w:sz w:val="20"/>
                <w:szCs w:val="20"/>
              </w:rPr>
            </w:pPr>
            <w:r w:rsidRPr="001A645D">
              <w:rPr>
                <w:sz w:val="20"/>
                <w:szCs w:val="20"/>
              </w:rPr>
              <w:t>REQ-018</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424A514" w14:textId="77777777">
            <w:pPr>
              <w:rPr>
                <w:sz w:val="20"/>
                <w:szCs w:val="20"/>
              </w:rPr>
            </w:pPr>
            <w:r w:rsidRPr="001A645D">
              <w:rPr>
                <w:sz w:val="20"/>
                <w:szCs w:val="20"/>
              </w:rPr>
              <w:t>Configure action reminders and escalating overdue notifications while avoiding alert fatigue; final cadence and recipients are to be confirmed.</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CDDBF8A" w14:textId="77777777">
            <w:pPr>
              <w:rPr>
                <w:sz w:val="20"/>
                <w:szCs w:val="20"/>
              </w:rPr>
            </w:pPr>
            <w:r w:rsidRPr="001A645D">
              <w:rPr>
                <w:sz w:val="20"/>
                <w:szCs w:val="20"/>
              </w:rPr>
              <w:t>Action-management discussion; NDT current reminders at 0:18:46–0:19:12</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209F1B6" w14:textId="77777777">
            <w:pPr>
              <w:rPr>
                <w:sz w:val="20"/>
                <w:szCs w:val="20"/>
              </w:rPr>
            </w:pPr>
            <w:r w:rsidRPr="001A645D">
              <w:rPr>
                <w:sz w:val="20"/>
                <w:szCs w:val="20"/>
              </w:rPr>
              <w:t>Explicit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28AD87E" w14:textId="77777777">
            <w:pPr>
              <w:rPr>
                <w:sz w:val="20"/>
                <w:szCs w:val="20"/>
              </w:rPr>
            </w:pPr>
            <w:r w:rsidRPr="001A645D">
              <w:rPr>
                <w:sz w:val="20"/>
                <w:szCs w:val="20"/>
              </w:rPr>
              <w:t>Timeliness / accountability</w:t>
            </w:r>
          </w:p>
        </w:tc>
      </w:tr>
      <w:tr w:rsidRPr="001A645D" w:rsidR="001A645D" w14:paraId="5FA5B31B"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0008CB7" w14:textId="77777777">
            <w:pPr>
              <w:rPr>
                <w:sz w:val="20"/>
                <w:szCs w:val="20"/>
              </w:rPr>
            </w:pPr>
            <w:r w:rsidRPr="001A645D">
              <w:rPr>
                <w:sz w:val="20"/>
                <w:szCs w:val="20"/>
              </w:rPr>
              <w:t>REQ-019</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0232132" w14:textId="77777777">
            <w:pPr>
              <w:rPr>
                <w:sz w:val="20"/>
                <w:szCs w:val="20"/>
              </w:rPr>
            </w:pPr>
            <w:r w:rsidRPr="001A645D">
              <w:rPr>
                <w:sz w:val="20"/>
                <w:szCs w:val="20"/>
              </w:rPr>
              <w:t>Report action aging and completion performance using source-incident severity and original versus adjusted due dates.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EBD5767" w14:textId="77777777">
            <w:pPr>
              <w:rPr>
                <w:sz w:val="20"/>
                <w:szCs w:val="20"/>
              </w:rPr>
            </w:pPr>
            <w:r w:rsidRPr="001A645D">
              <w:rPr>
                <w:sz w:val="20"/>
                <w:szCs w:val="20"/>
              </w:rPr>
              <w:t>Action reporting discussion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0CED4E5" w14:textId="77777777">
            <w:pPr>
              <w:rPr>
                <w:sz w:val="20"/>
                <w:szCs w:val="20"/>
              </w:rPr>
            </w:pPr>
            <w:r w:rsidRPr="001A645D">
              <w:rPr>
                <w:sz w:val="20"/>
                <w:szCs w:val="20"/>
              </w:rPr>
              <w:t>Explicit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9CA4428" w14:textId="77777777">
            <w:pPr>
              <w:rPr>
                <w:sz w:val="20"/>
                <w:szCs w:val="20"/>
              </w:rPr>
            </w:pPr>
            <w:r w:rsidRPr="001A645D">
              <w:rPr>
                <w:sz w:val="20"/>
                <w:szCs w:val="20"/>
              </w:rPr>
              <w:t>Management reporting / governance</w:t>
            </w:r>
          </w:p>
        </w:tc>
      </w:tr>
      <w:tr w:rsidRPr="001A645D" w:rsidR="001A645D" w14:paraId="2C2D07AD"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2D50752" w14:textId="77777777">
            <w:pPr>
              <w:rPr>
                <w:sz w:val="20"/>
                <w:szCs w:val="20"/>
              </w:rPr>
            </w:pPr>
            <w:r w:rsidRPr="001A645D">
              <w:rPr>
                <w:sz w:val="20"/>
                <w:szCs w:val="20"/>
              </w:rPr>
              <w:t>REQ-020</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186BFEF" w14:textId="77777777">
            <w:pPr>
              <w:rPr>
                <w:sz w:val="20"/>
                <w:szCs w:val="20"/>
              </w:rPr>
            </w:pPr>
            <w:r w:rsidRPr="001A645D">
              <w:rPr>
                <w:sz w:val="20"/>
                <w:szCs w:val="20"/>
              </w:rPr>
              <w:t>Hide the detailed Cost grid and capture only lightweight insurance-claim indicators such as claim Yes/No, status and optionally current claim cost.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97E2A6F" w14:textId="77777777">
            <w:pPr>
              <w:rPr>
                <w:sz w:val="20"/>
                <w:szCs w:val="20"/>
              </w:rPr>
            </w:pPr>
            <w:r w:rsidRPr="001A645D">
              <w:rPr>
                <w:sz w:val="20"/>
                <w:szCs w:val="20"/>
              </w:rPr>
              <w:t>2:48:02–2:50:19</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82ED2D8" w14:textId="77777777">
            <w:pPr>
              <w:rPr>
                <w:sz w:val="20"/>
                <w:szCs w:val="20"/>
              </w:rPr>
            </w:pPr>
            <w:r w:rsidRPr="001A645D">
              <w:rPr>
                <w:sz w:val="20"/>
                <w:szCs w:val="20"/>
              </w:rPr>
              <w:t>Explicit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75B7F3D" w14:textId="77777777">
            <w:pPr>
              <w:rPr>
                <w:sz w:val="20"/>
                <w:szCs w:val="20"/>
              </w:rPr>
            </w:pPr>
            <w:r w:rsidRPr="001A645D">
              <w:rPr>
                <w:sz w:val="20"/>
                <w:szCs w:val="20"/>
              </w:rPr>
              <w:t>Simplification / legal-insurance visibility</w:t>
            </w:r>
          </w:p>
        </w:tc>
      </w:tr>
      <w:tr w:rsidRPr="001A645D" w:rsidR="001A645D" w14:paraId="4AA58D0A"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68C3A62" w14:textId="77777777">
            <w:pPr>
              <w:rPr>
                <w:sz w:val="20"/>
                <w:szCs w:val="20"/>
              </w:rPr>
            </w:pPr>
            <w:r w:rsidRPr="001A645D">
              <w:rPr>
                <w:sz w:val="20"/>
                <w:szCs w:val="20"/>
              </w:rPr>
              <w:t>REQ-021</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CA8A6D4" w14:textId="77777777">
            <w:pPr>
              <w:rPr>
                <w:sz w:val="20"/>
                <w:szCs w:val="20"/>
              </w:rPr>
            </w:pPr>
            <w:r w:rsidRPr="001A645D">
              <w:rPr>
                <w:sz w:val="20"/>
                <w:szCs w:val="20"/>
              </w:rPr>
              <w:t>Do not block incident closure solely because an externally managed insurance claim remains open.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D14FC11" w14:textId="77777777">
            <w:pPr>
              <w:rPr>
                <w:sz w:val="20"/>
                <w:szCs w:val="20"/>
              </w:rPr>
            </w:pPr>
            <w:r w:rsidRPr="001A645D">
              <w:rPr>
                <w:sz w:val="20"/>
                <w:szCs w:val="20"/>
              </w:rPr>
              <w:t>2:50:31–3:00:41</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916E4FA" w14:textId="77777777">
            <w:pPr>
              <w:rPr>
                <w:sz w:val="20"/>
                <w:szCs w:val="20"/>
              </w:rPr>
            </w:pPr>
            <w:r w:rsidRPr="001A645D">
              <w:rPr>
                <w:sz w:val="20"/>
                <w:szCs w:val="20"/>
              </w:rPr>
              <w:t>Explicit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E5B2BA1" w14:textId="77777777">
            <w:pPr>
              <w:rPr>
                <w:sz w:val="20"/>
                <w:szCs w:val="20"/>
              </w:rPr>
            </w:pPr>
            <w:r w:rsidRPr="001A645D">
              <w:rPr>
                <w:sz w:val="20"/>
                <w:szCs w:val="20"/>
              </w:rPr>
              <w:t>Lifecycle efficiency / ownership clarity</w:t>
            </w:r>
          </w:p>
        </w:tc>
      </w:tr>
      <w:tr w:rsidRPr="001A645D" w:rsidR="001A645D" w14:paraId="41EC281E"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C209266" w14:textId="77777777">
            <w:pPr>
              <w:rPr>
                <w:sz w:val="20"/>
                <w:szCs w:val="20"/>
              </w:rPr>
            </w:pPr>
            <w:r w:rsidRPr="001A645D">
              <w:rPr>
                <w:sz w:val="20"/>
                <w:szCs w:val="20"/>
              </w:rPr>
              <w:t>REQ-022</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89D1DC3" w14:textId="77777777">
            <w:pPr>
              <w:rPr>
                <w:sz w:val="20"/>
                <w:szCs w:val="20"/>
              </w:rPr>
            </w:pPr>
            <w:r w:rsidRPr="001A645D">
              <w:rPr>
                <w:sz w:val="20"/>
                <w:szCs w:val="20"/>
              </w:rPr>
              <w:t>Hide the in-application Lessons Learned tab; continue external safety-alert/meeting processes and attach the final artifact to the incident or related action.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E8B78FC" w14:textId="77777777">
            <w:pPr>
              <w:rPr>
                <w:sz w:val="20"/>
                <w:szCs w:val="20"/>
              </w:rPr>
            </w:pPr>
            <w:r w:rsidRPr="001A645D">
              <w:rPr>
                <w:sz w:val="20"/>
                <w:szCs w:val="20"/>
              </w:rPr>
              <w:t>3:00:46–3:05:08 and subsequent safety-alert discussion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7AD4FC3" w14:textId="77777777">
            <w:pPr>
              <w:rPr>
                <w:sz w:val="20"/>
                <w:szCs w:val="20"/>
              </w:rPr>
            </w:pPr>
            <w:r w:rsidRPr="001A645D">
              <w:rPr>
                <w:sz w:val="20"/>
                <w:szCs w:val="20"/>
              </w:rPr>
              <w:t>Explicit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ED9BB1D" w14:textId="77777777">
            <w:pPr>
              <w:rPr>
                <w:sz w:val="20"/>
                <w:szCs w:val="20"/>
              </w:rPr>
            </w:pPr>
            <w:r w:rsidRPr="001A645D">
              <w:rPr>
                <w:sz w:val="20"/>
                <w:szCs w:val="20"/>
              </w:rPr>
              <w:t>Adoption / communications</w:t>
            </w:r>
          </w:p>
        </w:tc>
      </w:tr>
      <w:tr w:rsidRPr="001A645D" w:rsidR="001A645D" w14:paraId="6FB8AC4D"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BCBE5E9" w14:textId="77777777">
            <w:pPr>
              <w:rPr>
                <w:sz w:val="20"/>
                <w:szCs w:val="20"/>
              </w:rPr>
            </w:pPr>
            <w:r w:rsidRPr="001A645D">
              <w:rPr>
                <w:sz w:val="20"/>
                <w:szCs w:val="20"/>
              </w:rPr>
              <w:t>REQ-023</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83FDB68" w14:textId="77777777">
            <w:pPr>
              <w:rPr>
                <w:sz w:val="20"/>
                <w:szCs w:val="20"/>
              </w:rPr>
            </w:pPr>
            <w:r w:rsidRPr="001A645D">
              <w:rPr>
                <w:sz w:val="20"/>
                <w:szCs w:val="20"/>
              </w:rPr>
              <w:t>Rationalize regulatory forms by jurisdiction; avoid duplicate entry where Canadian claims/regulatory forms are completed externally and confirm actual OSHA/RIDDOR use before enabling or retaining UI.</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4D114B9" w14:textId="77777777">
            <w:pPr>
              <w:rPr>
                <w:sz w:val="20"/>
                <w:szCs w:val="20"/>
              </w:rPr>
            </w:pPr>
            <w:r w:rsidRPr="001A645D">
              <w:rPr>
                <w:sz w:val="20"/>
                <w:szCs w:val="20"/>
              </w:rPr>
              <w:t>3:16:52–3:24:29</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414E56F" w14:textId="77777777">
            <w:pPr>
              <w:rPr>
                <w:sz w:val="20"/>
                <w:szCs w:val="20"/>
              </w:rPr>
            </w:pPr>
            <w:r w:rsidRPr="001A645D">
              <w:rPr>
                <w:sz w:val="20"/>
                <w:szCs w:val="20"/>
              </w:rPr>
              <w:t>Explicit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0B2A033" w14:textId="77777777">
            <w:pPr>
              <w:rPr>
                <w:sz w:val="20"/>
                <w:szCs w:val="20"/>
              </w:rPr>
            </w:pPr>
            <w:r w:rsidRPr="001A645D">
              <w:rPr>
                <w:sz w:val="20"/>
                <w:szCs w:val="20"/>
              </w:rPr>
              <w:t>Compliance / efficiency</w:t>
            </w:r>
          </w:p>
        </w:tc>
      </w:tr>
      <w:tr w:rsidRPr="001A645D" w:rsidR="001A645D" w14:paraId="0DFD4FF0"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AB6F5C5" w14:textId="77777777">
            <w:pPr>
              <w:rPr>
                <w:sz w:val="20"/>
                <w:szCs w:val="20"/>
              </w:rPr>
            </w:pPr>
            <w:r w:rsidRPr="001A645D">
              <w:rPr>
                <w:sz w:val="20"/>
                <w:szCs w:val="20"/>
              </w:rPr>
              <w:t>REQ-024</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7FF3A57" w14:textId="77777777">
            <w:pPr>
              <w:rPr>
                <w:sz w:val="20"/>
                <w:szCs w:val="20"/>
              </w:rPr>
            </w:pPr>
            <w:r w:rsidRPr="001A645D">
              <w:rPr>
                <w:sz w:val="20"/>
                <w:szCs w:val="20"/>
              </w:rPr>
              <w:t xml:space="preserve">Retain an independent final approval after Investigation, route it by a configurable location role rather than a hard-coded </w:t>
            </w:r>
            <w:proofErr w:type="gramStart"/>
            <w:r w:rsidRPr="001A645D">
              <w:rPr>
                <w:sz w:val="20"/>
                <w:szCs w:val="20"/>
              </w:rPr>
              <w:lastRenderedPageBreak/>
              <w:t>person, and</w:t>
            </w:r>
            <w:proofErr w:type="gramEnd"/>
            <w:r w:rsidRPr="001A645D">
              <w:rPr>
                <w:sz w:val="20"/>
                <w:szCs w:val="20"/>
              </w:rPr>
              <w:t xml:space="preserve"> allow return for rework with comments.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56E0927" w14:textId="77777777">
            <w:pPr>
              <w:rPr>
                <w:sz w:val="20"/>
                <w:szCs w:val="20"/>
              </w:rPr>
            </w:pPr>
            <w:r w:rsidRPr="001A645D">
              <w:rPr>
                <w:sz w:val="20"/>
                <w:szCs w:val="20"/>
              </w:rPr>
              <w:lastRenderedPageBreak/>
              <w:t>3:30:41 onward; NDT closure description at 0:18:14–0:18:46</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961E639" w14:textId="77777777">
            <w:pPr>
              <w:rPr>
                <w:sz w:val="20"/>
                <w:szCs w:val="20"/>
              </w:rPr>
            </w:pPr>
            <w:r w:rsidRPr="001A645D">
              <w:rPr>
                <w:sz w:val="20"/>
                <w:szCs w:val="20"/>
              </w:rPr>
              <w:t>Explicit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BC9F65D" w14:textId="77777777">
            <w:pPr>
              <w:rPr>
                <w:sz w:val="20"/>
                <w:szCs w:val="20"/>
              </w:rPr>
            </w:pPr>
            <w:r w:rsidRPr="001A645D">
              <w:rPr>
                <w:sz w:val="20"/>
                <w:szCs w:val="20"/>
              </w:rPr>
              <w:t>Governance / segregation of duties</w:t>
            </w:r>
          </w:p>
        </w:tc>
      </w:tr>
      <w:tr w:rsidRPr="001A645D" w:rsidR="001A645D" w14:paraId="41DFFCE0"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9F0714B" w14:textId="77777777">
            <w:pPr>
              <w:rPr>
                <w:sz w:val="20"/>
                <w:szCs w:val="20"/>
              </w:rPr>
            </w:pPr>
            <w:r w:rsidRPr="001A645D">
              <w:rPr>
                <w:sz w:val="20"/>
                <w:szCs w:val="20"/>
              </w:rPr>
              <w:t>REQ-025</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837328C" w14:textId="77777777">
            <w:pPr>
              <w:rPr>
                <w:sz w:val="20"/>
                <w:szCs w:val="20"/>
              </w:rPr>
            </w:pPr>
            <w:r w:rsidRPr="001A645D">
              <w:rPr>
                <w:sz w:val="20"/>
                <w:szCs w:val="20"/>
              </w:rPr>
              <w:t>Send a closure notification to the same stakeholder group that received the initial/escalation notice so the communication loop is closed.</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89AF8B4" w14:textId="77777777">
            <w:pPr>
              <w:rPr>
                <w:sz w:val="20"/>
                <w:szCs w:val="20"/>
              </w:rPr>
            </w:pPr>
            <w:r w:rsidRPr="001A645D">
              <w:rPr>
                <w:sz w:val="20"/>
                <w:szCs w:val="20"/>
              </w:rPr>
              <w:t>Approval/closure workshop discussion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C43F50C" w14:textId="77777777">
            <w:pPr>
              <w:rPr>
                <w:sz w:val="20"/>
                <w:szCs w:val="20"/>
              </w:rPr>
            </w:pPr>
            <w:r w:rsidRPr="001A645D">
              <w:rPr>
                <w:sz w:val="20"/>
                <w:szCs w:val="20"/>
              </w:rPr>
              <w:t>Explicit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61C9729" w14:textId="77777777">
            <w:pPr>
              <w:rPr>
                <w:sz w:val="20"/>
                <w:szCs w:val="20"/>
              </w:rPr>
            </w:pPr>
            <w:r w:rsidRPr="001A645D">
              <w:rPr>
                <w:sz w:val="20"/>
                <w:szCs w:val="20"/>
              </w:rPr>
              <w:t>Communication / governance</w:t>
            </w:r>
          </w:p>
        </w:tc>
      </w:tr>
      <w:tr w:rsidRPr="001A645D" w:rsidR="001A645D" w14:paraId="558E7DEF"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8F4F651" w14:textId="77777777">
            <w:pPr>
              <w:rPr>
                <w:sz w:val="20"/>
                <w:szCs w:val="20"/>
              </w:rPr>
            </w:pPr>
            <w:r w:rsidRPr="001A645D">
              <w:rPr>
                <w:sz w:val="20"/>
                <w:szCs w:val="20"/>
              </w:rPr>
              <w:t>REQ-026</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89A4C33" w14:textId="77777777">
            <w:pPr>
              <w:rPr>
                <w:sz w:val="20"/>
                <w:szCs w:val="20"/>
              </w:rPr>
            </w:pPr>
            <w:r w:rsidRPr="001A645D">
              <w:rPr>
                <w:sz w:val="20"/>
                <w:szCs w:val="20"/>
              </w:rPr>
              <w:t>Automate incident notifications using incident type, verified/early severity, location and escalation timing, including senior-leadership escalation for reportable incidents and major near misses.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26A4B5E" w14:textId="77777777">
            <w:pPr>
              <w:rPr>
                <w:sz w:val="20"/>
                <w:szCs w:val="20"/>
              </w:rPr>
            </w:pPr>
            <w:r w:rsidRPr="001A645D">
              <w:rPr>
                <w:sz w:val="20"/>
                <w:szCs w:val="20"/>
              </w:rPr>
              <w:t>0:16:26–0:17:36; 0:22:35–0:23:35</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2DA4551" w14:textId="77777777">
            <w:pPr>
              <w:rPr>
                <w:sz w:val="20"/>
                <w:szCs w:val="20"/>
              </w:rPr>
            </w:pPr>
            <w:r w:rsidRPr="001A645D">
              <w:rPr>
                <w:sz w:val="20"/>
                <w:szCs w:val="20"/>
              </w:rPr>
              <w:t>Explicit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AA20B0C" w14:textId="77777777">
            <w:pPr>
              <w:rPr>
                <w:sz w:val="20"/>
                <w:szCs w:val="20"/>
              </w:rPr>
            </w:pPr>
            <w:r w:rsidRPr="001A645D">
              <w:rPr>
                <w:sz w:val="20"/>
                <w:szCs w:val="20"/>
              </w:rPr>
              <w:t>Escalation / compliance</w:t>
            </w:r>
          </w:p>
        </w:tc>
      </w:tr>
      <w:tr w:rsidRPr="001A645D" w:rsidR="001A645D" w14:paraId="7600494A"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6822AF7" w14:textId="77777777">
            <w:pPr>
              <w:rPr>
                <w:sz w:val="20"/>
                <w:szCs w:val="20"/>
              </w:rPr>
            </w:pPr>
            <w:r w:rsidRPr="001A645D">
              <w:rPr>
                <w:sz w:val="20"/>
                <w:szCs w:val="20"/>
              </w:rPr>
              <w:t>REQ-027</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AB72A35" w14:textId="77777777">
            <w:pPr>
              <w:rPr>
                <w:sz w:val="20"/>
                <w:szCs w:val="20"/>
              </w:rPr>
            </w:pPr>
            <w:r w:rsidRPr="001A645D">
              <w:rPr>
                <w:sz w:val="20"/>
                <w:szCs w:val="20"/>
              </w:rPr>
              <w:t>Adopt a four-tier security model: administrators, location-scoped HSE full users, location viewers/supervisors, and creator/task-only users.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FDB2359" w14:textId="77777777">
            <w:pPr>
              <w:rPr>
                <w:sz w:val="20"/>
                <w:szCs w:val="20"/>
              </w:rPr>
            </w:pPr>
            <w:r w:rsidRPr="001A645D">
              <w:rPr>
                <w:sz w:val="20"/>
                <w:szCs w:val="20"/>
              </w:rPr>
              <w:t>3:48:14–3:56:17</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4E7DCFB" w14:textId="77777777">
            <w:pPr>
              <w:rPr>
                <w:sz w:val="20"/>
                <w:szCs w:val="20"/>
              </w:rPr>
            </w:pPr>
            <w:r w:rsidRPr="001A645D">
              <w:rPr>
                <w:sz w:val="20"/>
                <w:szCs w:val="20"/>
              </w:rPr>
              <w:t>Explicit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E15663E" w14:textId="77777777">
            <w:pPr>
              <w:rPr>
                <w:sz w:val="20"/>
                <w:szCs w:val="20"/>
              </w:rPr>
            </w:pPr>
            <w:r w:rsidRPr="001A645D">
              <w:rPr>
                <w:sz w:val="20"/>
                <w:szCs w:val="20"/>
              </w:rPr>
              <w:t>Privacy / least privilege</w:t>
            </w:r>
          </w:p>
        </w:tc>
      </w:tr>
      <w:tr w:rsidRPr="001A645D" w:rsidR="001A645D" w14:paraId="3FE23297"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40883E3" w14:textId="77777777">
            <w:pPr>
              <w:rPr>
                <w:sz w:val="20"/>
                <w:szCs w:val="20"/>
              </w:rPr>
            </w:pPr>
            <w:r w:rsidRPr="001A645D">
              <w:rPr>
                <w:sz w:val="20"/>
                <w:szCs w:val="20"/>
              </w:rPr>
              <w:t>REQ-028</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5B8536F" w14:textId="77777777">
            <w:pPr>
              <w:rPr>
                <w:sz w:val="20"/>
                <w:szCs w:val="20"/>
              </w:rPr>
            </w:pPr>
            <w:r w:rsidRPr="001A645D">
              <w:rPr>
                <w:sz w:val="20"/>
                <w:szCs w:val="20"/>
              </w:rPr>
              <w:t>Apply the same core workflow and governance model across injury, vehicle, environmental and property-damage incidents, with Near Miss and Notice of Violation treated as deliberate exceptions.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B65BD77" w14:textId="77777777">
            <w:pPr>
              <w:rPr>
                <w:sz w:val="20"/>
                <w:szCs w:val="20"/>
              </w:rPr>
            </w:pPr>
            <w:r w:rsidRPr="001A645D">
              <w:rPr>
                <w:sz w:val="20"/>
                <w:szCs w:val="20"/>
              </w:rPr>
              <w:t>Cross-type workflow discussion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922468A" w14:textId="77777777">
            <w:pPr>
              <w:rPr>
                <w:sz w:val="20"/>
                <w:szCs w:val="20"/>
              </w:rPr>
            </w:pPr>
            <w:r w:rsidRPr="001A645D">
              <w:rPr>
                <w:sz w:val="20"/>
                <w:szCs w:val="20"/>
              </w:rPr>
              <w:t>Explicit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2F8DA7A" w14:textId="77777777">
            <w:pPr>
              <w:rPr>
                <w:sz w:val="20"/>
                <w:szCs w:val="20"/>
              </w:rPr>
            </w:pPr>
            <w:r w:rsidRPr="001A645D">
              <w:rPr>
                <w:sz w:val="20"/>
                <w:szCs w:val="20"/>
              </w:rPr>
              <w:t>Harmonization / maintainability</w:t>
            </w:r>
          </w:p>
        </w:tc>
      </w:tr>
      <w:tr w:rsidRPr="001A645D" w:rsidR="001A645D" w14:paraId="4E4E2AEC"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3BBB481" w14:textId="77777777">
            <w:pPr>
              <w:rPr>
                <w:sz w:val="20"/>
                <w:szCs w:val="20"/>
              </w:rPr>
            </w:pPr>
            <w:r w:rsidRPr="001A645D">
              <w:rPr>
                <w:sz w:val="20"/>
                <w:szCs w:val="20"/>
              </w:rPr>
              <w:t>REQ-029</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308970D" w14:textId="77777777">
            <w:pPr>
              <w:rPr>
                <w:sz w:val="20"/>
                <w:szCs w:val="20"/>
              </w:rPr>
            </w:pPr>
            <w:r w:rsidRPr="001A645D">
              <w:rPr>
                <w:sz w:val="20"/>
                <w:szCs w:val="20"/>
              </w:rPr>
              <w:t>Harmonize incident classifications and lookup values, including the NDT distinction between major and minor near miss where it drives escalation.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B978D8F" w14:textId="77777777">
            <w:pPr>
              <w:rPr>
                <w:sz w:val="20"/>
                <w:szCs w:val="20"/>
              </w:rPr>
            </w:pPr>
            <w:r w:rsidRPr="001A645D">
              <w:rPr>
                <w:sz w:val="20"/>
                <w:szCs w:val="20"/>
              </w:rPr>
              <w:t>0:21:08–0:23:35</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01E9DDD" w14:textId="77777777">
            <w:pPr>
              <w:rPr>
                <w:sz w:val="20"/>
                <w:szCs w:val="20"/>
              </w:rPr>
            </w:pPr>
            <w:r w:rsidRPr="001A645D">
              <w:rPr>
                <w:sz w:val="20"/>
                <w:szCs w:val="20"/>
              </w:rPr>
              <w:t>Explicit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19AE4F4" w14:textId="77777777">
            <w:pPr>
              <w:rPr>
                <w:sz w:val="20"/>
                <w:szCs w:val="20"/>
              </w:rPr>
            </w:pPr>
            <w:r w:rsidRPr="001A645D">
              <w:rPr>
                <w:sz w:val="20"/>
                <w:szCs w:val="20"/>
              </w:rPr>
              <w:t>Reporting / escalation</w:t>
            </w:r>
          </w:p>
        </w:tc>
      </w:tr>
      <w:tr w:rsidRPr="001A645D" w:rsidR="001A645D" w14:paraId="61FA29F1"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7D1881C" w14:textId="77777777">
            <w:pPr>
              <w:rPr>
                <w:sz w:val="20"/>
                <w:szCs w:val="20"/>
              </w:rPr>
            </w:pPr>
            <w:r w:rsidRPr="001A645D">
              <w:rPr>
                <w:sz w:val="20"/>
                <w:szCs w:val="20"/>
              </w:rPr>
              <w:t>REQ-030</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C5F74FD" w14:textId="77777777">
            <w:pPr>
              <w:rPr>
                <w:sz w:val="20"/>
                <w:szCs w:val="20"/>
              </w:rPr>
            </w:pPr>
            <w:r w:rsidRPr="001A645D">
              <w:rPr>
                <w:sz w:val="20"/>
                <w:szCs w:val="20"/>
              </w:rPr>
              <w:t>Define a disposition for historical SharePoint incidents, attachments and separately stored action records before cutover.</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517C714" w14:textId="77777777">
            <w:pPr>
              <w:rPr>
                <w:sz w:val="20"/>
                <w:szCs w:val="20"/>
              </w:rPr>
            </w:pPr>
            <w:r w:rsidRPr="001A645D">
              <w:rPr>
                <w:sz w:val="20"/>
                <w:szCs w:val="20"/>
              </w:rPr>
              <w:t>Existing NDT process at 0:14:40–0:19:48; no migration decision recorded</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C3D3ACE" w14:textId="77777777">
            <w:pPr>
              <w:rPr>
                <w:sz w:val="20"/>
                <w:szCs w:val="20"/>
              </w:rPr>
            </w:pPr>
            <w:r w:rsidRPr="001A645D">
              <w:rPr>
                <w:sz w:val="20"/>
                <w:szCs w:val="20"/>
              </w:rPr>
              <w:t>Implied</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405EA4C" w14:textId="77777777">
            <w:pPr>
              <w:rPr>
                <w:sz w:val="20"/>
                <w:szCs w:val="20"/>
              </w:rPr>
            </w:pPr>
            <w:r w:rsidRPr="001A645D">
              <w:rPr>
                <w:sz w:val="20"/>
                <w:szCs w:val="20"/>
              </w:rPr>
              <w:t>Continuity / migration</w:t>
            </w:r>
          </w:p>
        </w:tc>
      </w:tr>
    </w:tbl>
    <w:p w:rsidR="001A645D" w:rsidP="001A645D" w:rsidRDefault="001A645D" w14:paraId="2C5FA95B" w14:textId="77777777">
      <w:pPr>
        <w:rPr>
          <w:b/>
          <w:bCs/>
          <w:sz w:val="20"/>
          <w:szCs w:val="20"/>
        </w:rPr>
        <w:sectPr w:rsidR="001A645D" w:rsidSect="001A645D">
          <w:pgSz w:w="12240" w:h="15840" w:orient="portrait"/>
          <w:pgMar w:top="720" w:right="720" w:bottom="720" w:left="720" w:header="708" w:footer="708" w:gutter="0"/>
          <w:cols w:space="708"/>
          <w:docGrid w:linePitch="360"/>
        </w:sectPr>
      </w:pPr>
    </w:p>
    <w:p w:rsidRPr="001A645D" w:rsidR="001A645D" w:rsidP="001A645D" w:rsidRDefault="001A645D" w14:paraId="5527F591" w14:textId="77777777">
      <w:pPr>
        <w:rPr>
          <w:b w:val="1"/>
          <w:bCs w:val="1"/>
          <w:sz w:val="20"/>
          <w:szCs w:val="20"/>
        </w:rPr>
      </w:pPr>
      <w:r w:rsidRPr="2A4FFEDF" w:rsidR="2A4FFEDF">
        <w:rPr>
          <w:b w:val="1"/>
          <w:bCs w:val="1"/>
          <w:sz w:val="20"/>
          <w:szCs w:val="20"/>
        </w:rPr>
        <w:t>4</w:t>
      </w:r>
      <w:commentRangeStart w:id="1846804969"/>
      <w:r w:rsidRPr="2A4FFEDF" w:rsidR="2A4FFEDF">
        <w:rPr>
          <w:b w:val="1"/>
          <w:bCs w:val="1"/>
          <w:sz w:val="20"/>
          <w:szCs w:val="20"/>
        </w:rPr>
        <w:t>. Gap Analysis</w:t>
      </w:r>
      <w:commentRangeEnd w:id="1846804969"/>
      <w:r>
        <w:rPr>
          <w:rStyle w:val="CommentReference"/>
        </w:rPr>
        <w:commentReference w:id="1846804969"/>
      </w:r>
    </w:p>
    <w:tbl>
      <w:tblPr>
        <w:tblW w:w="5000" w:type="pct"/>
        <w:tblCellMar>
          <w:top w:w="15" w:type="dxa"/>
          <w:left w:w="15" w:type="dxa"/>
          <w:bottom w:w="15" w:type="dxa"/>
          <w:right w:w="15" w:type="dxa"/>
        </w:tblCellMar>
        <w:tblLook w:val="04A0" w:firstRow="1" w:lastRow="0" w:firstColumn="1" w:lastColumn="0" w:noHBand="0" w:noVBand="1"/>
      </w:tblPr>
      <w:tblGrid>
        <w:gridCol w:w="655"/>
        <w:gridCol w:w="1284"/>
        <w:gridCol w:w="1768"/>
        <w:gridCol w:w="1666"/>
        <w:gridCol w:w="1378"/>
        <w:gridCol w:w="2094"/>
        <w:gridCol w:w="1823"/>
        <w:gridCol w:w="1719"/>
        <w:gridCol w:w="867"/>
        <w:gridCol w:w="1126"/>
      </w:tblGrid>
      <w:tr w:rsidRPr="001A645D" w:rsidR="001A645D" w:rsidTr="03555FB5" w14:paraId="18D46867" w14:textId="77777777">
        <w:trPr>
          <w:tblHeader/>
        </w:trPr>
        <w:tc>
          <w:tcPr>
            <w:tcW w:w="0" w:type="auto"/>
            <w:tcBorders>
              <w:top w:val="single" w:color="334155" w:sz="8" w:space="0"/>
              <w:left w:val="single" w:color="334155" w:sz="8" w:space="0"/>
              <w:bottom w:val="single" w:color="334155" w:sz="8" w:space="0"/>
              <w:right w:val="single" w:color="334155" w:sz="8" w:space="0"/>
            </w:tcBorders>
            <w:shd w:val="clear" w:color="auto" w:fill="1E293B"/>
            <w:tcMar>
              <w:top w:w="160" w:type="dxa"/>
              <w:left w:w="160" w:type="dxa"/>
              <w:bottom w:w="160" w:type="dxa"/>
              <w:right w:w="160" w:type="dxa"/>
            </w:tcMar>
            <w:vAlign w:val="center"/>
            <w:hideMark/>
          </w:tcPr>
          <w:p w:rsidRPr="001A645D" w:rsidR="001A645D" w:rsidP="001A645D" w:rsidRDefault="001A645D" w14:paraId="79048E8B" w14:textId="77777777">
            <w:pPr>
              <w:rPr>
                <w:b/>
                <w:bCs/>
                <w:sz w:val="18"/>
                <w:szCs w:val="18"/>
              </w:rPr>
            </w:pPr>
            <w:r w:rsidRPr="001A645D">
              <w:rPr>
                <w:b/>
                <w:bCs/>
                <w:sz w:val="18"/>
                <w:szCs w:val="18"/>
              </w:rPr>
              <w:t>Gap ID</w:t>
            </w:r>
          </w:p>
        </w:tc>
        <w:tc>
          <w:tcPr>
            <w:tcW w:w="0" w:type="auto"/>
            <w:tcBorders>
              <w:top w:val="single" w:color="334155" w:sz="8" w:space="0"/>
              <w:left w:val="single" w:color="334155" w:sz="8" w:space="0"/>
              <w:bottom w:val="single" w:color="334155" w:sz="8" w:space="0"/>
              <w:right w:val="single" w:color="334155" w:sz="8" w:space="0"/>
            </w:tcBorders>
            <w:shd w:val="clear" w:color="auto" w:fill="1E293B"/>
            <w:tcMar>
              <w:top w:w="160" w:type="dxa"/>
              <w:left w:w="160" w:type="dxa"/>
              <w:bottom w:w="160" w:type="dxa"/>
              <w:right w:w="160" w:type="dxa"/>
            </w:tcMar>
            <w:vAlign w:val="center"/>
            <w:hideMark/>
          </w:tcPr>
          <w:p w:rsidRPr="001A645D" w:rsidR="001A645D" w:rsidP="001A645D" w:rsidRDefault="001A645D" w14:paraId="3EDD66A7" w14:textId="77777777">
            <w:pPr>
              <w:rPr>
                <w:b/>
                <w:bCs/>
                <w:sz w:val="18"/>
                <w:szCs w:val="18"/>
              </w:rPr>
            </w:pPr>
            <w:r w:rsidRPr="001A645D">
              <w:rPr>
                <w:b/>
                <w:bCs/>
                <w:sz w:val="18"/>
                <w:szCs w:val="18"/>
              </w:rPr>
              <w:t>Area</w:t>
            </w:r>
          </w:p>
        </w:tc>
        <w:tc>
          <w:tcPr>
            <w:tcW w:w="0" w:type="auto"/>
            <w:tcBorders>
              <w:top w:val="single" w:color="334155" w:sz="8" w:space="0"/>
              <w:left w:val="single" w:color="334155" w:sz="8" w:space="0"/>
              <w:bottom w:val="single" w:color="334155" w:sz="8" w:space="0"/>
              <w:right w:val="single" w:color="334155" w:sz="8" w:space="0"/>
            </w:tcBorders>
            <w:shd w:val="clear" w:color="auto" w:fill="1E293B"/>
            <w:tcMar>
              <w:top w:w="160" w:type="dxa"/>
              <w:left w:w="160" w:type="dxa"/>
              <w:bottom w:w="160" w:type="dxa"/>
              <w:right w:w="160" w:type="dxa"/>
            </w:tcMar>
            <w:vAlign w:val="center"/>
            <w:hideMark/>
          </w:tcPr>
          <w:p w:rsidRPr="001A645D" w:rsidR="001A645D" w:rsidP="001A645D" w:rsidRDefault="001A645D" w14:paraId="4EB7EDC2" w14:textId="77777777">
            <w:pPr>
              <w:rPr>
                <w:b/>
                <w:bCs/>
                <w:sz w:val="18"/>
                <w:szCs w:val="18"/>
              </w:rPr>
            </w:pPr>
            <w:r w:rsidRPr="001A645D">
              <w:rPr>
                <w:b/>
                <w:bCs/>
                <w:sz w:val="18"/>
                <w:szCs w:val="18"/>
              </w:rPr>
              <w:t>Current-State Behavior</w:t>
            </w:r>
          </w:p>
        </w:tc>
        <w:tc>
          <w:tcPr>
            <w:tcW w:w="0" w:type="auto"/>
            <w:tcBorders>
              <w:top w:val="single" w:color="334155" w:sz="8" w:space="0"/>
              <w:left w:val="single" w:color="334155" w:sz="8" w:space="0"/>
              <w:bottom w:val="single" w:color="334155" w:sz="8" w:space="0"/>
              <w:right w:val="single" w:color="334155" w:sz="8" w:space="0"/>
            </w:tcBorders>
            <w:shd w:val="clear" w:color="auto" w:fill="1E293B"/>
            <w:tcMar>
              <w:top w:w="160" w:type="dxa"/>
              <w:left w:w="160" w:type="dxa"/>
              <w:bottom w:w="160" w:type="dxa"/>
              <w:right w:w="160" w:type="dxa"/>
            </w:tcMar>
            <w:vAlign w:val="center"/>
            <w:hideMark/>
          </w:tcPr>
          <w:p w:rsidRPr="001A645D" w:rsidR="001A645D" w:rsidP="001A645D" w:rsidRDefault="001A645D" w14:paraId="01290432" w14:textId="77777777">
            <w:pPr>
              <w:rPr>
                <w:b/>
                <w:bCs/>
                <w:sz w:val="18"/>
                <w:szCs w:val="18"/>
              </w:rPr>
            </w:pPr>
            <w:r w:rsidRPr="001A645D">
              <w:rPr>
                <w:b/>
                <w:bCs/>
                <w:sz w:val="18"/>
                <w:szCs w:val="18"/>
              </w:rPr>
              <w:t>Future-State Requirement</w:t>
            </w:r>
          </w:p>
        </w:tc>
        <w:tc>
          <w:tcPr>
            <w:tcW w:w="0" w:type="auto"/>
            <w:tcBorders>
              <w:top w:val="single" w:color="334155" w:sz="8" w:space="0"/>
              <w:left w:val="single" w:color="334155" w:sz="8" w:space="0"/>
              <w:bottom w:val="single" w:color="334155" w:sz="8" w:space="0"/>
              <w:right w:val="single" w:color="334155" w:sz="8" w:space="0"/>
            </w:tcBorders>
            <w:shd w:val="clear" w:color="auto" w:fill="1E293B"/>
            <w:tcMar>
              <w:top w:w="160" w:type="dxa"/>
              <w:left w:w="160" w:type="dxa"/>
              <w:bottom w:w="160" w:type="dxa"/>
              <w:right w:w="160" w:type="dxa"/>
            </w:tcMar>
            <w:vAlign w:val="center"/>
            <w:hideMark/>
          </w:tcPr>
          <w:p w:rsidRPr="001A645D" w:rsidR="001A645D" w:rsidP="001A645D" w:rsidRDefault="001A645D" w14:paraId="1D92A80A" w14:textId="77777777">
            <w:pPr>
              <w:rPr>
                <w:b/>
                <w:bCs/>
                <w:sz w:val="18"/>
                <w:szCs w:val="18"/>
              </w:rPr>
            </w:pPr>
            <w:r w:rsidRPr="001A645D">
              <w:rPr>
                <w:b/>
                <w:bCs/>
                <w:sz w:val="18"/>
                <w:szCs w:val="18"/>
              </w:rPr>
              <w:t>Gap Description</w:t>
            </w:r>
          </w:p>
        </w:tc>
        <w:tc>
          <w:tcPr>
            <w:tcW w:w="0" w:type="auto"/>
            <w:tcBorders>
              <w:top w:val="single" w:color="334155" w:sz="8" w:space="0"/>
              <w:left w:val="single" w:color="334155" w:sz="8" w:space="0"/>
              <w:bottom w:val="single" w:color="334155" w:sz="8" w:space="0"/>
              <w:right w:val="single" w:color="334155" w:sz="8" w:space="0"/>
            </w:tcBorders>
            <w:shd w:val="clear" w:color="auto" w:fill="1E293B"/>
            <w:tcMar>
              <w:top w:w="160" w:type="dxa"/>
              <w:left w:w="160" w:type="dxa"/>
              <w:bottom w:w="160" w:type="dxa"/>
              <w:right w:w="160" w:type="dxa"/>
            </w:tcMar>
            <w:vAlign w:val="center"/>
            <w:hideMark/>
          </w:tcPr>
          <w:p w:rsidRPr="001A645D" w:rsidR="001A645D" w:rsidP="001A645D" w:rsidRDefault="001A645D" w14:paraId="1E45521D" w14:textId="77777777">
            <w:pPr>
              <w:rPr>
                <w:b/>
                <w:bCs/>
                <w:sz w:val="18"/>
                <w:szCs w:val="18"/>
              </w:rPr>
            </w:pPr>
            <w:r w:rsidRPr="001A645D">
              <w:rPr>
                <w:b/>
                <w:bCs/>
                <w:sz w:val="18"/>
                <w:szCs w:val="18"/>
              </w:rPr>
              <w:t>Recommended Change</w:t>
            </w:r>
          </w:p>
        </w:tc>
        <w:tc>
          <w:tcPr>
            <w:tcW w:w="0" w:type="auto"/>
            <w:tcBorders>
              <w:top w:val="single" w:color="334155" w:sz="8" w:space="0"/>
              <w:left w:val="single" w:color="334155" w:sz="8" w:space="0"/>
              <w:bottom w:val="single" w:color="334155" w:sz="8" w:space="0"/>
              <w:right w:val="single" w:color="334155" w:sz="8" w:space="0"/>
            </w:tcBorders>
            <w:shd w:val="clear" w:color="auto" w:fill="1E293B"/>
            <w:tcMar>
              <w:top w:w="160" w:type="dxa"/>
              <w:left w:w="160" w:type="dxa"/>
              <w:bottom w:w="160" w:type="dxa"/>
              <w:right w:w="160" w:type="dxa"/>
            </w:tcMar>
            <w:vAlign w:val="center"/>
            <w:hideMark/>
          </w:tcPr>
          <w:p w:rsidRPr="001A645D" w:rsidR="001A645D" w:rsidP="001A645D" w:rsidRDefault="001A645D" w14:paraId="646BF6A4" w14:textId="77777777">
            <w:pPr>
              <w:rPr>
                <w:b/>
                <w:bCs/>
                <w:sz w:val="18"/>
                <w:szCs w:val="18"/>
              </w:rPr>
            </w:pPr>
            <w:r w:rsidRPr="001A645D">
              <w:rPr>
                <w:b/>
                <w:bCs/>
                <w:sz w:val="18"/>
                <w:szCs w:val="18"/>
              </w:rPr>
              <w:t>Configuration vs Customization</w:t>
            </w:r>
          </w:p>
        </w:tc>
        <w:tc>
          <w:tcPr>
            <w:tcW w:w="0" w:type="auto"/>
            <w:tcBorders>
              <w:top w:val="single" w:color="334155" w:sz="8" w:space="0"/>
              <w:left w:val="single" w:color="334155" w:sz="8" w:space="0"/>
              <w:bottom w:val="single" w:color="334155" w:sz="8" w:space="0"/>
              <w:right w:val="single" w:color="334155" w:sz="8" w:space="0"/>
            </w:tcBorders>
            <w:shd w:val="clear" w:color="auto" w:fill="1E293B"/>
            <w:tcMar>
              <w:top w:w="160" w:type="dxa"/>
              <w:left w:w="160" w:type="dxa"/>
              <w:bottom w:w="160" w:type="dxa"/>
              <w:right w:w="160" w:type="dxa"/>
            </w:tcMar>
            <w:vAlign w:val="center"/>
            <w:hideMark/>
          </w:tcPr>
          <w:p w:rsidRPr="001A645D" w:rsidR="001A645D" w:rsidP="001A645D" w:rsidRDefault="001A645D" w14:paraId="1CE1DA71" w14:textId="77777777">
            <w:pPr>
              <w:rPr>
                <w:b/>
                <w:bCs/>
                <w:sz w:val="18"/>
                <w:szCs w:val="18"/>
              </w:rPr>
            </w:pPr>
            <w:r w:rsidRPr="001A645D">
              <w:rPr>
                <w:b/>
                <w:bCs/>
                <w:sz w:val="18"/>
                <w:szCs w:val="18"/>
              </w:rPr>
              <w:t>Affected Components</w:t>
            </w:r>
          </w:p>
        </w:tc>
        <w:tc>
          <w:tcPr>
            <w:tcW w:w="0" w:type="auto"/>
            <w:tcBorders>
              <w:top w:val="single" w:color="334155" w:sz="8" w:space="0"/>
              <w:left w:val="single" w:color="334155" w:sz="8" w:space="0"/>
              <w:bottom w:val="single" w:color="334155" w:sz="8" w:space="0"/>
              <w:right w:val="single" w:color="334155" w:sz="8" w:space="0"/>
            </w:tcBorders>
            <w:shd w:val="clear" w:color="auto" w:fill="1E293B"/>
            <w:tcMar>
              <w:top w:w="160" w:type="dxa"/>
              <w:left w:w="160" w:type="dxa"/>
              <w:bottom w:w="160" w:type="dxa"/>
              <w:right w:w="160" w:type="dxa"/>
            </w:tcMar>
            <w:vAlign w:val="center"/>
            <w:hideMark/>
          </w:tcPr>
          <w:p w:rsidRPr="001A645D" w:rsidR="001A645D" w:rsidP="001A645D" w:rsidRDefault="001A645D" w14:paraId="1F85EF94" w14:textId="77777777">
            <w:pPr>
              <w:rPr>
                <w:b/>
                <w:bCs/>
                <w:sz w:val="18"/>
                <w:szCs w:val="18"/>
              </w:rPr>
            </w:pPr>
            <w:r w:rsidRPr="001A645D">
              <w:rPr>
                <w:b/>
                <w:bCs/>
                <w:sz w:val="18"/>
                <w:szCs w:val="18"/>
              </w:rPr>
              <w:t>Priority</w:t>
            </w:r>
          </w:p>
        </w:tc>
        <w:tc>
          <w:tcPr>
            <w:tcW w:w="0" w:type="auto"/>
            <w:tcBorders>
              <w:top w:val="single" w:color="334155" w:sz="8" w:space="0"/>
              <w:left w:val="single" w:color="334155" w:sz="8" w:space="0"/>
              <w:bottom w:val="single" w:color="334155" w:sz="8" w:space="0"/>
              <w:right w:val="single" w:color="334155" w:sz="8" w:space="0"/>
            </w:tcBorders>
            <w:shd w:val="clear" w:color="auto" w:fill="1E293B"/>
            <w:tcMar>
              <w:top w:w="160" w:type="dxa"/>
              <w:left w:w="160" w:type="dxa"/>
              <w:bottom w:w="160" w:type="dxa"/>
              <w:right w:w="160" w:type="dxa"/>
            </w:tcMar>
            <w:vAlign w:val="center"/>
            <w:hideMark/>
          </w:tcPr>
          <w:p w:rsidRPr="001A645D" w:rsidR="001A645D" w:rsidP="001A645D" w:rsidRDefault="001A645D" w14:paraId="7044C207" w14:textId="77777777">
            <w:pPr>
              <w:rPr>
                <w:b/>
                <w:bCs/>
                <w:sz w:val="18"/>
                <w:szCs w:val="18"/>
              </w:rPr>
            </w:pPr>
            <w:r w:rsidRPr="001A645D">
              <w:rPr>
                <w:b/>
                <w:bCs/>
                <w:sz w:val="18"/>
                <w:szCs w:val="18"/>
              </w:rPr>
              <w:t>Risk / Complexity</w:t>
            </w:r>
          </w:p>
        </w:tc>
      </w:tr>
      <w:tr w:rsidRPr="001A645D" w:rsidR="001A645D" w:rsidTr="03555FB5" w14:paraId="4274567A"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7B5F396" w14:textId="77777777">
            <w:pPr>
              <w:rPr>
                <w:sz w:val="18"/>
                <w:szCs w:val="18"/>
              </w:rPr>
            </w:pPr>
            <w:r w:rsidRPr="001A645D">
              <w:rPr>
                <w:sz w:val="18"/>
                <w:szCs w:val="18"/>
              </w:rPr>
              <w:t>GAP-001</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A4E95DD" w14:textId="77777777">
            <w:pPr>
              <w:rPr>
                <w:sz w:val="18"/>
                <w:szCs w:val="18"/>
              </w:rPr>
            </w:pPr>
            <w:r w:rsidRPr="001A645D">
              <w:rPr>
                <w:sz w:val="18"/>
                <w:szCs w:val="18"/>
              </w:rPr>
              <w:t>Initial reporting model</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3D806FF" w14:textId="77777777">
            <w:pPr>
              <w:rPr>
                <w:sz w:val="18"/>
                <w:szCs w:val="18"/>
              </w:rPr>
            </w:pPr>
            <w:r w:rsidRPr="001A645D">
              <w:rPr>
                <w:sz w:val="18"/>
                <w:szCs w:val="18"/>
              </w:rPr>
              <w:t>The package supports creator-led Draft records, while current NDT practice limits system entry to HSE managers and gathers information offline.</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1911199" w14:textId="77777777">
            <w:pPr>
              <w:rPr>
                <w:sz w:val="18"/>
                <w:szCs w:val="18"/>
              </w:rPr>
            </w:pPr>
            <w:r w:rsidRPr="001A645D">
              <w:rPr>
                <w:sz w:val="18"/>
                <w:szCs w:val="18"/>
              </w:rPr>
              <w:t>A short intake must support multiple possible reporters while preserving HSE-led operation where required.</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55CCD76" w14:textId="77777777">
            <w:pPr>
              <w:rPr>
                <w:sz w:val="18"/>
                <w:szCs w:val="18"/>
              </w:rPr>
            </w:pPr>
            <w:r w:rsidRPr="001A645D">
              <w:rPr>
                <w:sz w:val="18"/>
                <w:szCs w:val="18"/>
              </w:rPr>
              <w:t>The technical form and the site operating procedure are not yet aligned to one controlled reporter model.</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442E828" w14:textId="77777777">
            <w:pPr>
              <w:rPr>
                <w:sz w:val="18"/>
                <w:szCs w:val="18"/>
              </w:rPr>
            </w:pPr>
            <w:r w:rsidRPr="001A645D">
              <w:rPr>
                <w:sz w:val="18"/>
                <w:szCs w:val="18"/>
              </w:rPr>
              <w:t>Create a minimal Draft profile; use location/security configuration to control who can initiate; include reporter-on-behalf-of fields where needed and an acknowledgement that urgent verbal notification occurred.</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5D11A87" w14:textId="77777777">
            <w:pPr>
              <w:rPr>
                <w:sz w:val="18"/>
                <w:szCs w:val="18"/>
              </w:rPr>
            </w:pPr>
            <w:r w:rsidRPr="001A645D">
              <w:rPr>
                <w:sz w:val="18"/>
                <w:szCs w:val="18"/>
              </w:rPr>
              <w:t>Configuration with possible advanced workflow rules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1F37845" w14:textId="77777777">
            <w:pPr>
              <w:rPr>
                <w:sz w:val="18"/>
                <w:szCs w:val="18"/>
              </w:rPr>
            </w:pPr>
            <w:r w:rsidRPr="001A645D">
              <w:rPr>
                <w:sz w:val="18"/>
                <w:szCs w:val="18"/>
              </w:rPr>
              <w:t>Draft configurable views; view actions; creator roles; person fields; location configuration; notifications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459D6FE" w14:textId="77777777">
            <w:pPr>
              <w:rPr>
                <w:sz w:val="18"/>
                <w:szCs w:val="18"/>
              </w:rPr>
            </w:pPr>
            <w:r w:rsidRPr="001A645D">
              <w:rPr>
                <w:sz w:val="18"/>
                <w:szCs w:val="18"/>
              </w:rPr>
              <w:t>High</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599A5A5" w14:textId="77777777">
            <w:pPr>
              <w:rPr>
                <w:sz w:val="18"/>
                <w:szCs w:val="18"/>
              </w:rPr>
            </w:pPr>
            <w:r w:rsidRPr="001A645D">
              <w:rPr>
                <w:sz w:val="18"/>
                <w:szCs w:val="18"/>
              </w:rPr>
              <w:t>High</w:t>
            </w:r>
          </w:p>
        </w:tc>
      </w:tr>
      <w:tr w:rsidRPr="001A645D" w:rsidR="001A645D" w:rsidTr="03555FB5" w14:paraId="3A55F814"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4264E41" w14:textId="77777777">
            <w:pPr>
              <w:rPr>
                <w:sz w:val="18"/>
                <w:szCs w:val="18"/>
              </w:rPr>
            </w:pPr>
            <w:r w:rsidRPr="001A645D">
              <w:rPr>
                <w:sz w:val="18"/>
                <w:szCs w:val="18"/>
              </w:rPr>
              <w:t>GAP-002</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C94D57A" w14:textId="77777777">
            <w:pPr>
              <w:rPr>
                <w:sz w:val="18"/>
                <w:szCs w:val="18"/>
              </w:rPr>
            </w:pPr>
            <w:r w:rsidRPr="001A645D">
              <w:rPr>
                <w:sz w:val="18"/>
                <w:szCs w:val="18"/>
              </w:rPr>
              <w:t>Verification by location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4CE7633" w14:textId="77777777">
            <w:pPr>
              <w:rPr>
                <w:sz w:val="18"/>
                <w:szCs w:val="18"/>
              </w:rPr>
            </w:pPr>
            <w:r w:rsidRPr="001A645D">
              <w:rPr>
                <w:sz w:val="18"/>
                <w:szCs w:val="18"/>
              </w:rPr>
              <w:t>The principal incident workflows always route Draft → Verification and assign the Incident Coordinator.</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F9943F0" w14:textId="77777777">
            <w:pPr>
              <w:rPr>
                <w:sz w:val="18"/>
                <w:szCs w:val="18"/>
              </w:rPr>
            </w:pPr>
            <w:r w:rsidRPr="001A645D">
              <w:rPr>
                <w:sz w:val="18"/>
                <w:szCs w:val="18"/>
              </w:rPr>
              <w:t>Verification must be optional by location.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5D03DFB" w14:textId="77777777">
            <w:pPr>
              <w:rPr>
                <w:sz w:val="18"/>
                <w:szCs w:val="18"/>
              </w:rPr>
            </w:pPr>
            <w:r w:rsidRPr="001A645D">
              <w:rPr>
                <w:sz w:val="18"/>
                <w:szCs w:val="18"/>
              </w:rPr>
              <w:t>No current configuration object or branching rule was evidenced that enables a location-level bypass.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0E6A053" w14:textId="77777777">
            <w:pPr>
              <w:rPr>
                <w:sz w:val="18"/>
                <w:szCs w:val="18"/>
              </w:rPr>
            </w:pPr>
            <w:r w:rsidRPr="001A645D">
              <w:rPr>
                <w:sz w:val="18"/>
                <w:szCs w:val="18"/>
              </w:rPr>
              <w:t>Add a governed location preference and conditional Submit routing: enabled locations route to Verification; bypass locations route directly to Investigation and assign the investigator.</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AA15755" w14:textId="77777777">
            <w:pPr>
              <w:rPr>
                <w:sz w:val="18"/>
                <w:szCs w:val="18"/>
              </w:rPr>
            </w:pPr>
            <w:r w:rsidRPr="001A645D">
              <w:rPr>
                <w:sz w:val="18"/>
                <w:szCs w:val="18"/>
              </w:rPr>
              <w:t>Advanced configuration / customization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AA04726" w14:textId="77777777">
            <w:pPr>
              <w:rPr>
                <w:sz w:val="18"/>
                <w:szCs w:val="18"/>
              </w:rPr>
            </w:pPr>
            <w:r w:rsidRPr="001A645D">
              <w:rPr>
                <w:sz w:val="18"/>
                <w:szCs w:val="18"/>
              </w:rPr>
              <w:t>Workflow schemas; submit actions; action handlers; location preferences; Person Responsible logic; due dates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1D64C9B" w14:textId="77777777">
            <w:pPr>
              <w:rPr>
                <w:sz w:val="18"/>
                <w:szCs w:val="18"/>
              </w:rPr>
            </w:pPr>
            <w:r w:rsidRPr="001A645D">
              <w:rPr>
                <w:sz w:val="18"/>
                <w:szCs w:val="18"/>
              </w:rPr>
              <w:t>High</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5459AF1" w14:textId="77777777">
            <w:pPr>
              <w:rPr>
                <w:sz w:val="18"/>
                <w:szCs w:val="18"/>
              </w:rPr>
            </w:pPr>
            <w:r w:rsidRPr="001A645D">
              <w:rPr>
                <w:sz w:val="18"/>
                <w:szCs w:val="18"/>
              </w:rPr>
              <w:t>High</w:t>
            </w:r>
          </w:p>
        </w:tc>
      </w:tr>
      <w:tr w:rsidRPr="001A645D" w:rsidR="001A645D" w:rsidTr="03555FB5" w14:paraId="28CD13FE"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F1AD9A8" w14:textId="77777777">
            <w:pPr>
              <w:rPr>
                <w:sz w:val="18"/>
                <w:szCs w:val="18"/>
              </w:rPr>
            </w:pPr>
            <w:r w:rsidRPr="001A645D">
              <w:rPr>
                <w:sz w:val="18"/>
                <w:szCs w:val="18"/>
              </w:rPr>
              <w:t>GAP-003</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41CB2F6" w14:textId="77777777">
            <w:pPr>
              <w:rPr>
                <w:sz w:val="18"/>
                <w:szCs w:val="18"/>
              </w:rPr>
            </w:pPr>
            <w:r w:rsidRPr="001A645D">
              <w:rPr>
                <w:sz w:val="18"/>
                <w:szCs w:val="18"/>
              </w:rPr>
              <w:t>Classification timing</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C0A524C" w14:textId="77777777">
            <w:pPr>
              <w:rPr>
                <w:sz w:val="18"/>
                <w:szCs w:val="18"/>
              </w:rPr>
            </w:pPr>
            <w:r w:rsidRPr="001A645D">
              <w:rPr>
                <w:sz w:val="18"/>
                <w:szCs w:val="18"/>
              </w:rPr>
              <w:t xml:space="preserve">Detailed classification and recordability content is associated with Verification-stage </w:t>
            </w:r>
            <w:r w:rsidRPr="001A645D">
              <w:rPr>
                <w:sz w:val="18"/>
                <w:szCs w:val="18"/>
              </w:rPr>
              <w:lastRenderedPageBreak/>
              <w:t>behavior in the current model.</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303F9AA" w14:textId="77777777">
            <w:pPr>
              <w:rPr>
                <w:sz w:val="18"/>
                <w:szCs w:val="18"/>
              </w:rPr>
            </w:pPr>
            <w:r w:rsidRPr="001A645D">
              <w:rPr>
                <w:sz w:val="18"/>
                <w:szCs w:val="18"/>
              </w:rPr>
              <w:lastRenderedPageBreak/>
              <w:t>Bypass locations must complete those fields at the start of Investigation, not on initial intake.</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A8DB03E" w14:textId="77777777">
            <w:pPr>
              <w:rPr>
                <w:sz w:val="18"/>
                <w:szCs w:val="18"/>
              </w:rPr>
            </w:pPr>
            <w:r w:rsidRPr="001A645D">
              <w:rPr>
                <w:sz w:val="18"/>
                <w:szCs w:val="18"/>
              </w:rPr>
              <w:t xml:space="preserve">A bypass would otherwise omit or prematurely expose required </w:t>
            </w:r>
            <w:r w:rsidRPr="001A645D">
              <w:rPr>
                <w:sz w:val="18"/>
                <w:szCs w:val="18"/>
              </w:rPr>
              <w:lastRenderedPageBreak/>
              <w:t>classification fields.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8AF3149" w14:textId="77777777">
            <w:pPr>
              <w:rPr>
                <w:sz w:val="18"/>
                <w:szCs w:val="18"/>
              </w:rPr>
            </w:pPr>
            <w:commentRangeStart w:id="2123294631"/>
            <w:r w:rsidRPr="03555FB5" w:rsidR="03555FB5">
              <w:rPr>
                <w:sz w:val="18"/>
                <w:szCs w:val="18"/>
              </w:rPr>
              <w:t>Create stage-aware form profiles</w:t>
            </w:r>
            <w:commentRangeEnd w:id="2123294631"/>
            <w:r>
              <w:rPr>
                <w:rStyle w:val="CommentReference"/>
              </w:rPr>
              <w:commentReference w:id="2123294631"/>
            </w:r>
            <w:r w:rsidRPr="03555FB5" w:rsidR="03555FB5">
              <w:rPr>
                <w:sz w:val="18"/>
                <w:szCs w:val="18"/>
              </w:rPr>
              <w:t xml:space="preserve"> and validations that move applicable fields to Investigation when Verification is disabled </w:t>
            </w:r>
            <w:r w:rsidRPr="03555FB5" w:rsidR="03555FB5">
              <w:rPr>
                <w:sz w:val="18"/>
                <w:szCs w:val="18"/>
              </w:rPr>
              <w:t>while retaining current behavior elsewhere.</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4029389" w14:textId="77777777">
            <w:pPr>
              <w:rPr>
                <w:sz w:val="18"/>
                <w:szCs w:val="18"/>
              </w:rPr>
            </w:pPr>
            <w:r w:rsidRPr="001A645D">
              <w:rPr>
                <w:sz w:val="18"/>
                <w:szCs w:val="18"/>
              </w:rPr>
              <w:lastRenderedPageBreak/>
              <w:t>Configuration / advanced rules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1E2DCB2" w14:textId="77777777">
            <w:pPr>
              <w:rPr>
                <w:sz w:val="18"/>
                <w:szCs w:val="18"/>
              </w:rPr>
            </w:pPr>
            <w:r w:rsidRPr="001A645D">
              <w:rPr>
                <w:sz w:val="18"/>
                <w:szCs w:val="18"/>
              </w:rPr>
              <w:t>Detail views; configurable view profiles; field business rules; validations; regulatory sections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73937AE" w14:textId="77777777">
            <w:pPr>
              <w:rPr>
                <w:sz w:val="18"/>
                <w:szCs w:val="18"/>
              </w:rPr>
            </w:pPr>
            <w:r w:rsidRPr="001A645D">
              <w:rPr>
                <w:sz w:val="18"/>
                <w:szCs w:val="18"/>
              </w:rPr>
              <w:t>High</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91A160E" w14:textId="77777777">
            <w:pPr>
              <w:rPr>
                <w:sz w:val="18"/>
                <w:szCs w:val="18"/>
              </w:rPr>
            </w:pPr>
            <w:r w:rsidRPr="001A645D">
              <w:rPr>
                <w:sz w:val="18"/>
                <w:szCs w:val="18"/>
              </w:rPr>
              <w:t>High</w:t>
            </w:r>
          </w:p>
        </w:tc>
      </w:tr>
      <w:tr w:rsidRPr="001A645D" w:rsidR="001A645D" w:rsidTr="03555FB5" w14:paraId="0C1A83FB"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E84C93E" w14:textId="77777777">
            <w:pPr>
              <w:rPr>
                <w:sz w:val="18"/>
                <w:szCs w:val="18"/>
              </w:rPr>
            </w:pPr>
            <w:r w:rsidRPr="001A645D">
              <w:rPr>
                <w:sz w:val="18"/>
                <w:szCs w:val="18"/>
              </w:rPr>
              <w:t>GAP-004</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72944CA" w14:textId="77777777">
            <w:pPr>
              <w:rPr>
                <w:sz w:val="18"/>
                <w:szCs w:val="18"/>
              </w:rPr>
            </w:pPr>
            <w:r w:rsidRPr="001A645D">
              <w:rPr>
                <w:sz w:val="18"/>
                <w:szCs w:val="18"/>
              </w:rPr>
              <w:t>Urgent contact control</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540B71F" w14:textId="77777777">
            <w:pPr>
              <w:rPr>
                <w:sz w:val="18"/>
                <w:szCs w:val="18"/>
              </w:rPr>
            </w:pPr>
            <w:r w:rsidRPr="001A645D">
              <w:rPr>
                <w:sz w:val="18"/>
                <w:szCs w:val="18"/>
              </w:rPr>
              <w:t>The package does not evidence a consistent cross-type prompt confirming immediate supervisor/HSE contact before submission.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EBE13E0" w14:textId="77777777">
            <w:pPr>
              <w:rPr>
                <w:sz w:val="18"/>
                <w:szCs w:val="18"/>
              </w:rPr>
            </w:pPr>
            <w:r w:rsidRPr="001A645D">
              <w:rPr>
                <w:sz w:val="18"/>
                <w:szCs w:val="18"/>
              </w:rPr>
              <w:t>Digital reporting must not replace urgent human notification.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D0D5CB4" w14:textId="77777777">
            <w:pPr>
              <w:rPr>
                <w:sz w:val="18"/>
                <w:szCs w:val="18"/>
              </w:rPr>
            </w:pPr>
            <w:r w:rsidRPr="001A645D">
              <w:rPr>
                <w:sz w:val="18"/>
                <w:szCs w:val="18"/>
              </w:rPr>
              <w:t>Users could submit and assume the system alone has notified responders.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4AA478C" w14:textId="77777777">
            <w:pPr>
              <w:rPr>
                <w:sz w:val="18"/>
                <w:szCs w:val="18"/>
              </w:rPr>
            </w:pPr>
            <w:commentRangeStart w:id="1519321808"/>
            <w:r w:rsidRPr="03555FB5" w:rsidR="03555FB5">
              <w:rPr>
                <w:sz w:val="18"/>
                <w:szCs w:val="18"/>
              </w:rPr>
              <w:t>Add an explicit acknowledgement/prompt and supporting guidance on initial forms</w:t>
            </w:r>
            <w:commentRangeEnd w:id="1519321808"/>
            <w:r>
              <w:rPr>
                <w:rStyle w:val="CommentReference"/>
              </w:rPr>
              <w:commentReference w:id="1519321808"/>
            </w:r>
            <w:r w:rsidRPr="03555FB5" w:rsidR="03555FB5">
              <w:rPr>
                <w:sz w:val="18"/>
                <w:szCs w:val="18"/>
              </w:rPr>
              <w:t>; determine whether it is mandatory or informational by incident type/severity.</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3879DE7" w14:textId="77777777">
            <w:pPr>
              <w:rPr>
                <w:sz w:val="18"/>
                <w:szCs w:val="18"/>
              </w:rPr>
            </w:pPr>
            <w:r w:rsidRPr="001A645D">
              <w:rPr>
                <w:sz w:val="18"/>
                <w:szCs w:val="18"/>
              </w:rPr>
              <w:t>Configuration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4C16ACF" w14:textId="77777777">
            <w:pPr>
              <w:rPr>
                <w:sz w:val="18"/>
                <w:szCs w:val="18"/>
              </w:rPr>
            </w:pPr>
            <w:r w:rsidRPr="001A645D">
              <w:rPr>
                <w:sz w:val="18"/>
                <w:szCs w:val="18"/>
              </w:rPr>
              <w:t>Draft forms; help text; mandatory rules; submit validation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B2B2A0B" w14:textId="77777777">
            <w:pPr>
              <w:rPr>
                <w:sz w:val="18"/>
                <w:szCs w:val="18"/>
              </w:rPr>
            </w:pPr>
            <w:r w:rsidRPr="001A645D">
              <w:rPr>
                <w:sz w:val="18"/>
                <w:szCs w:val="18"/>
              </w:rPr>
              <w:t>High</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1F8AD3C" w14:textId="77777777">
            <w:pPr>
              <w:rPr>
                <w:sz w:val="18"/>
                <w:szCs w:val="18"/>
              </w:rPr>
            </w:pPr>
            <w:r w:rsidRPr="001A645D">
              <w:rPr>
                <w:sz w:val="18"/>
                <w:szCs w:val="18"/>
              </w:rPr>
              <w:t>Moderate</w:t>
            </w:r>
          </w:p>
        </w:tc>
      </w:tr>
      <w:tr w:rsidRPr="001A645D" w:rsidR="001A645D" w:rsidTr="03555FB5" w14:paraId="064BF2E5"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045FBF6" w14:textId="77777777">
            <w:pPr>
              <w:rPr>
                <w:sz w:val="18"/>
                <w:szCs w:val="18"/>
              </w:rPr>
            </w:pPr>
            <w:r w:rsidRPr="001A645D">
              <w:rPr>
                <w:sz w:val="18"/>
                <w:szCs w:val="18"/>
              </w:rPr>
              <w:t>GAP-005</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7E00D05" w14:textId="77777777">
            <w:pPr>
              <w:rPr>
                <w:sz w:val="18"/>
                <w:szCs w:val="18"/>
              </w:rPr>
            </w:pPr>
            <w:r w:rsidRPr="001A645D">
              <w:rPr>
                <w:sz w:val="18"/>
                <w:szCs w:val="18"/>
              </w:rPr>
              <w:t>Witness statement integrity</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9604E02" w14:textId="77777777">
            <w:pPr>
              <w:rPr>
                <w:sz w:val="18"/>
                <w:szCs w:val="18"/>
              </w:rPr>
            </w:pPr>
            <w:r w:rsidRPr="001A645D">
              <w:rPr>
                <w:sz w:val="18"/>
                <w:szCs w:val="18"/>
              </w:rPr>
              <w:t>The Witness child object supports free text and file attachment, but upload is available after save and statement mode is not explicit.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E9D90B8" w14:textId="77777777">
            <w:pPr>
              <w:rPr>
                <w:sz w:val="18"/>
                <w:szCs w:val="18"/>
              </w:rPr>
            </w:pPr>
            <w:r w:rsidRPr="001A645D">
              <w:rPr>
                <w:sz w:val="18"/>
                <w:szCs w:val="18"/>
              </w:rPr>
              <w:t>Support typed or uploaded original statements without implying the investigator is the witness.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DC5D58E" w14:textId="77777777">
            <w:pPr>
              <w:rPr>
                <w:sz w:val="18"/>
                <w:szCs w:val="18"/>
              </w:rPr>
            </w:pPr>
            <w:r w:rsidRPr="001A645D">
              <w:rPr>
                <w:sz w:val="18"/>
                <w:szCs w:val="18"/>
              </w:rPr>
              <w:t>The current UI can encourage second-hand transcription and adds unnecessary save/navigation steps.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99EAC63" w14:textId="77777777">
            <w:pPr>
              <w:rPr>
                <w:sz w:val="18"/>
                <w:szCs w:val="18"/>
              </w:rPr>
            </w:pPr>
            <w:r w:rsidRPr="001A645D">
              <w:rPr>
                <w:sz w:val="18"/>
                <w:szCs w:val="18"/>
              </w:rPr>
              <w:t>Add Statement Method (Typed / File Attachment / Interview Record), conditionally display the proper input, and expose attachment upload on creation where supported.</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74818EC" w14:textId="77777777">
            <w:pPr>
              <w:rPr>
                <w:sz w:val="18"/>
                <w:szCs w:val="18"/>
              </w:rPr>
            </w:pPr>
            <w:r w:rsidRPr="001A645D">
              <w:rPr>
                <w:sz w:val="18"/>
                <w:szCs w:val="18"/>
              </w:rPr>
              <w:t>Configuration; technical assessment for upload-on-create</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3F0F019" w14:textId="77777777">
            <w:pPr>
              <w:rPr>
                <w:sz w:val="18"/>
                <w:szCs w:val="18"/>
              </w:rPr>
            </w:pPr>
            <w:r w:rsidRPr="001A645D">
              <w:rPr>
                <w:sz w:val="18"/>
                <w:szCs w:val="18"/>
              </w:rPr>
              <w:t>Witness child object; detail view; fields; attachments; validations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D37CB2B" w14:textId="77777777">
            <w:pPr>
              <w:rPr>
                <w:sz w:val="18"/>
                <w:szCs w:val="18"/>
              </w:rPr>
            </w:pPr>
            <w:r w:rsidRPr="001A645D">
              <w:rPr>
                <w:sz w:val="18"/>
                <w:szCs w:val="18"/>
              </w:rPr>
              <w:t>High</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07A1387" w14:textId="77777777">
            <w:pPr>
              <w:rPr>
                <w:sz w:val="18"/>
                <w:szCs w:val="18"/>
              </w:rPr>
            </w:pPr>
            <w:r w:rsidRPr="001A645D">
              <w:rPr>
                <w:sz w:val="18"/>
                <w:szCs w:val="18"/>
              </w:rPr>
              <w:t>Moderate</w:t>
            </w:r>
          </w:p>
        </w:tc>
      </w:tr>
      <w:tr w:rsidRPr="001A645D" w:rsidR="001A645D" w:rsidTr="03555FB5" w14:paraId="6EC68318"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AB1EE4B" w14:textId="77777777">
            <w:pPr>
              <w:rPr>
                <w:sz w:val="18"/>
                <w:szCs w:val="18"/>
              </w:rPr>
            </w:pPr>
            <w:r w:rsidRPr="001A645D">
              <w:rPr>
                <w:sz w:val="18"/>
                <w:szCs w:val="18"/>
              </w:rPr>
              <w:t>GAP-006</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70F8872" w14:textId="77777777">
            <w:pPr>
              <w:rPr>
                <w:sz w:val="18"/>
                <w:szCs w:val="18"/>
              </w:rPr>
            </w:pPr>
            <w:r w:rsidRPr="001A645D">
              <w:rPr>
                <w:sz w:val="18"/>
                <w:szCs w:val="18"/>
              </w:rPr>
              <w:t>Witness task workflow</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9F21EAE" w14:textId="77777777">
            <w:pPr>
              <w:rPr>
                <w:sz w:val="18"/>
                <w:szCs w:val="18"/>
              </w:rPr>
            </w:pPr>
            <w:r w:rsidRPr="001A645D">
              <w:rPr>
                <w:sz w:val="18"/>
                <w:szCs w:val="18"/>
              </w:rPr>
              <w:t xml:space="preserve">Current witness records are investigator-entered child records; no investigator-to-witness task workflow was </w:t>
            </w:r>
            <w:r w:rsidRPr="001A645D">
              <w:rPr>
                <w:sz w:val="18"/>
                <w:szCs w:val="18"/>
              </w:rPr>
              <w:lastRenderedPageBreak/>
              <w:t>confirmed in the package.</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88FEBED" w14:textId="77777777">
            <w:pPr>
              <w:rPr>
                <w:sz w:val="18"/>
                <w:szCs w:val="18"/>
              </w:rPr>
            </w:pPr>
            <w:r w:rsidRPr="001A645D">
              <w:rPr>
                <w:sz w:val="18"/>
                <w:szCs w:val="18"/>
              </w:rPr>
              <w:lastRenderedPageBreak/>
              <w:t>Investigators must be able to request, receive and lock down witness statements through a task.</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45AC089" w14:textId="77777777">
            <w:pPr>
              <w:rPr>
                <w:sz w:val="18"/>
                <w:szCs w:val="18"/>
              </w:rPr>
            </w:pPr>
            <w:r w:rsidRPr="001A645D">
              <w:rPr>
                <w:sz w:val="18"/>
                <w:szCs w:val="18"/>
              </w:rPr>
              <w:t xml:space="preserve">The desired task lifecycle and temporary access are not present as a confirmed </w:t>
            </w:r>
            <w:r w:rsidRPr="001A645D">
              <w:rPr>
                <w:sz w:val="18"/>
                <w:szCs w:val="18"/>
              </w:rPr>
              <w:lastRenderedPageBreak/>
              <w:t>configured workflow.</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8990EA7" w14:textId="77777777">
            <w:pPr>
              <w:rPr>
                <w:sz w:val="18"/>
                <w:szCs w:val="18"/>
              </w:rPr>
            </w:pPr>
            <w:r w:rsidRPr="001A645D">
              <w:rPr>
                <w:sz w:val="18"/>
                <w:szCs w:val="18"/>
              </w:rPr>
              <w:lastRenderedPageBreak/>
              <w:t xml:space="preserve">Implement an investigator-initiated witness workflow with assignment, notification, return, completion and post-completion access removal; retain manual upload for </w:t>
            </w:r>
            <w:r w:rsidRPr="001A645D">
              <w:rPr>
                <w:sz w:val="18"/>
                <w:szCs w:val="18"/>
              </w:rPr>
              <w:lastRenderedPageBreak/>
              <w:t>external/non-user witnesses.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2D3F010" w14:textId="77777777">
            <w:pPr>
              <w:rPr>
                <w:sz w:val="18"/>
                <w:szCs w:val="18"/>
              </w:rPr>
            </w:pPr>
            <w:r w:rsidRPr="001A645D">
              <w:rPr>
                <w:sz w:val="18"/>
                <w:szCs w:val="18"/>
              </w:rPr>
              <w:lastRenderedPageBreak/>
              <w:t>Customization / advanced configuration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7AD7606" w14:textId="77777777">
            <w:pPr>
              <w:rPr>
                <w:sz w:val="18"/>
                <w:szCs w:val="18"/>
              </w:rPr>
            </w:pPr>
            <w:r w:rsidRPr="001A645D">
              <w:rPr>
                <w:sz w:val="18"/>
                <w:szCs w:val="18"/>
              </w:rPr>
              <w:t>Witness object; workflow; templates; security groups; mobile profile; parent incident relation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4958059" w14:textId="77777777">
            <w:pPr>
              <w:rPr>
                <w:sz w:val="18"/>
                <w:szCs w:val="18"/>
              </w:rPr>
            </w:pPr>
            <w:r w:rsidRPr="001A645D">
              <w:rPr>
                <w:sz w:val="18"/>
                <w:szCs w:val="18"/>
              </w:rPr>
              <w:t>High</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669AAB4" w14:textId="77777777">
            <w:pPr>
              <w:rPr>
                <w:sz w:val="18"/>
                <w:szCs w:val="18"/>
              </w:rPr>
            </w:pPr>
            <w:r w:rsidRPr="001A645D">
              <w:rPr>
                <w:sz w:val="18"/>
                <w:szCs w:val="18"/>
              </w:rPr>
              <w:t>High</w:t>
            </w:r>
          </w:p>
        </w:tc>
      </w:tr>
      <w:tr w:rsidRPr="001A645D" w:rsidR="001A645D" w:rsidTr="03555FB5" w14:paraId="5180B719"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0A02967" w14:textId="77777777">
            <w:pPr>
              <w:rPr>
                <w:sz w:val="18"/>
                <w:szCs w:val="18"/>
              </w:rPr>
            </w:pPr>
            <w:r w:rsidRPr="001A645D">
              <w:rPr>
                <w:sz w:val="18"/>
                <w:szCs w:val="18"/>
              </w:rPr>
              <w:t>GAP-007</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B612DA9" w14:textId="77777777">
            <w:pPr>
              <w:rPr>
                <w:sz w:val="18"/>
                <w:szCs w:val="18"/>
              </w:rPr>
            </w:pPr>
            <w:r w:rsidRPr="001A645D">
              <w:rPr>
                <w:sz w:val="18"/>
                <w:szCs w:val="18"/>
              </w:rPr>
              <w:t xml:space="preserve">Investigation </w:t>
            </w:r>
            <w:proofErr w:type="gramStart"/>
            <w:r w:rsidRPr="001A645D">
              <w:rPr>
                <w:sz w:val="18"/>
                <w:szCs w:val="18"/>
              </w:rPr>
              <w:t>exit</w:t>
            </w:r>
            <w:proofErr w:type="gramEnd"/>
            <w:r w:rsidRPr="001A645D">
              <w:rPr>
                <w:sz w:val="18"/>
                <w:szCs w:val="18"/>
              </w:rPr>
              <w:t xml:space="preserve"> criteria</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A216CAF" w14:textId="77777777">
            <w:pPr>
              <w:rPr>
                <w:sz w:val="18"/>
                <w:szCs w:val="18"/>
              </w:rPr>
            </w:pPr>
            <w:r w:rsidRPr="001A645D">
              <w:rPr>
                <w:sz w:val="18"/>
                <w:szCs w:val="18"/>
              </w:rPr>
              <w:t>Current package validations cover dates and selected record rules, but a configurable severity-based minimum-investigation matrix was not confirmed.</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F534991" w14:textId="77777777">
            <w:pPr>
              <w:rPr>
                <w:sz w:val="18"/>
                <w:szCs w:val="18"/>
              </w:rPr>
            </w:pPr>
            <w:r w:rsidRPr="001A645D">
              <w:rPr>
                <w:sz w:val="18"/>
                <w:szCs w:val="18"/>
              </w:rPr>
              <w:t>Require defined evidence, cause, root cause and action content before submission for approval.</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93A3145" w14:textId="77777777">
            <w:pPr>
              <w:rPr>
                <w:sz w:val="18"/>
                <w:szCs w:val="18"/>
              </w:rPr>
            </w:pPr>
            <w:r w:rsidRPr="001A645D">
              <w:rPr>
                <w:sz w:val="18"/>
                <w:szCs w:val="18"/>
              </w:rPr>
              <w:t>Investigation completeness currently depends substantially on user judgment.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880E5A2" w14:textId="77777777">
            <w:pPr>
              <w:rPr>
                <w:sz w:val="18"/>
                <w:szCs w:val="18"/>
              </w:rPr>
            </w:pPr>
            <w:r w:rsidRPr="001A645D">
              <w:rPr>
                <w:sz w:val="18"/>
                <w:szCs w:val="18"/>
              </w:rPr>
              <w:t>Create a governed severity/configuration object and pre-submit validation across child grids; begin with agreed minimums and allow exceptions only through an auditable mechanism.</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3F628DB" w14:textId="77777777">
            <w:pPr>
              <w:rPr>
                <w:sz w:val="18"/>
                <w:szCs w:val="18"/>
              </w:rPr>
            </w:pPr>
            <w:r w:rsidRPr="001A645D">
              <w:rPr>
                <w:sz w:val="18"/>
                <w:szCs w:val="18"/>
              </w:rPr>
              <w:t>Customization / advanced configuration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58A2B75" w14:textId="77777777">
            <w:pPr>
              <w:rPr>
                <w:sz w:val="18"/>
                <w:szCs w:val="18"/>
              </w:rPr>
            </w:pPr>
            <w:r w:rsidRPr="001A645D">
              <w:rPr>
                <w:sz w:val="18"/>
                <w:szCs w:val="18"/>
              </w:rPr>
              <w:t>Severity lookup/preferences; investigation action; validations; Witness, Cause Analysis, Root Cause, Action Plan children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0B1EF6F" w14:textId="77777777">
            <w:pPr>
              <w:rPr>
                <w:sz w:val="18"/>
                <w:szCs w:val="18"/>
              </w:rPr>
            </w:pPr>
            <w:r w:rsidRPr="001A645D">
              <w:rPr>
                <w:sz w:val="18"/>
                <w:szCs w:val="18"/>
              </w:rPr>
              <w:t>High</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53B5D8E" w14:textId="77777777">
            <w:pPr>
              <w:rPr>
                <w:sz w:val="18"/>
                <w:szCs w:val="18"/>
              </w:rPr>
            </w:pPr>
            <w:r w:rsidRPr="001A645D">
              <w:rPr>
                <w:sz w:val="18"/>
                <w:szCs w:val="18"/>
              </w:rPr>
              <w:t>Very High</w:t>
            </w:r>
          </w:p>
        </w:tc>
      </w:tr>
      <w:tr w:rsidRPr="001A645D" w:rsidR="001A645D" w:rsidTr="03555FB5" w14:paraId="05DD9272"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1FD21DB" w14:textId="77777777">
            <w:pPr>
              <w:rPr>
                <w:sz w:val="18"/>
                <w:szCs w:val="18"/>
              </w:rPr>
            </w:pPr>
            <w:r w:rsidRPr="001A645D">
              <w:rPr>
                <w:sz w:val="18"/>
                <w:szCs w:val="18"/>
              </w:rPr>
              <w:t>GAP-008</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708BE59" w14:textId="77777777">
            <w:pPr>
              <w:rPr>
                <w:sz w:val="18"/>
                <w:szCs w:val="18"/>
              </w:rPr>
            </w:pPr>
            <w:r w:rsidRPr="001A645D">
              <w:rPr>
                <w:sz w:val="18"/>
                <w:szCs w:val="18"/>
              </w:rPr>
              <w:t>Evidence and attachments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57B5CD6" w14:textId="77777777">
            <w:pPr>
              <w:rPr>
                <w:sz w:val="18"/>
                <w:szCs w:val="18"/>
              </w:rPr>
            </w:pPr>
            <w:r w:rsidRPr="001A645D">
              <w:rPr>
                <w:sz w:val="18"/>
                <w:szCs w:val="18"/>
              </w:rPr>
              <w:t>The Investigation UI contains both an Evidence grid and a separate ‘Private Document Attachment’ area.</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8A54501" w14:textId="77777777">
            <w:pPr>
              <w:rPr>
                <w:sz w:val="18"/>
                <w:szCs w:val="18"/>
              </w:rPr>
            </w:pPr>
            <w:r w:rsidRPr="001A645D">
              <w:rPr>
                <w:sz w:val="18"/>
                <w:szCs w:val="18"/>
              </w:rPr>
              <w:t>Use one attachment location for police reports, medical reports, photos and other files.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754E0E0" w14:textId="77777777">
            <w:pPr>
              <w:rPr>
                <w:sz w:val="18"/>
                <w:szCs w:val="18"/>
              </w:rPr>
            </w:pPr>
            <w:r w:rsidRPr="001A645D">
              <w:rPr>
                <w:sz w:val="18"/>
                <w:szCs w:val="18"/>
              </w:rPr>
              <w:t>Two valid storage locations fragment records and confuse users; the word ‘Private’ is misleading.</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E43BCFB" w14:textId="77777777">
            <w:pPr>
              <w:rPr>
                <w:sz w:val="18"/>
                <w:szCs w:val="18"/>
              </w:rPr>
            </w:pPr>
            <w:r w:rsidRPr="001A645D">
              <w:rPr>
                <w:sz w:val="18"/>
                <w:szCs w:val="18"/>
              </w:rPr>
              <w:t>Hide—not delete—the Evidence grid, re-caption the attachment section to ‘File Attachments’, and migrate/retain access to existing Evidence records through reporting or an administrative view.</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7B5A73A" w14:textId="77777777">
            <w:pPr>
              <w:rPr>
                <w:sz w:val="18"/>
                <w:szCs w:val="18"/>
              </w:rPr>
            </w:pPr>
            <w:r w:rsidRPr="001A645D">
              <w:rPr>
                <w:sz w:val="18"/>
                <w:szCs w:val="18"/>
              </w:rPr>
              <w:t>Configuration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EDD1ED4" w14:textId="77777777">
            <w:pPr>
              <w:rPr>
                <w:sz w:val="18"/>
                <w:szCs w:val="18"/>
              </w:rPr>
            </w:pPr>
            <w:r w:rsidRPr="001A645D">
              <w:rPr>
                <w:sz w:val="18"/>
                <w:szCs w:val="18"/>
              </w:rPr>
              <w:t>Investigation views; Evidence child grid; attachment section; labels; legacy-data access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3F4A527" w14:textId="77777777">
            <w:pPr>
              <w:rPr>
                <w:sz w:val="18"/>
                <w:szCs w:val="18"/>
              </w:rPr>
            </w:pPr>
            <w:r w:rsidRPr="001A645D">
              <w:rPr>
                <w:sz w:val="18"/>
                <w:szCs w:val="18"/>
              </w:rPr>
              <w:t>Medium</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B707FA4" w14:textId="77777777">
            <w:pPr>
              <w:rPr>
                <w:sz w:val="18"/>
                <w:szCs w:val="18"/>
              </w:rPr>
            </w:pPr>
            <w:r w:rsidRPr="001A645D">
              <w:rPr>
                <w:sz w:val="18"/>
                <w:szCs w:val="18"/>
              </w:rPr>
              <w:t>Low</w:t>
            </w:r>
          </w:p>
        </w:tc>
      </w:tr>
      <w:tr w:rsidRPr="001A645D" w:rsidR="001A645D" w:rsidTr="03555FB5" w14:paraId="1FA8B367"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047C70E" w14:textId="77777777">
            <w:pPr>
              <w:rPr>
                <w:sz w:val="18"/>
                <w:szCs w:val="18"/>
              </w:rPr>
            </w:pPr>
            <w:r w:rsidRPr="001A645D">
              <w:rPr>
                <w:sz w:val="18"/>
                <w:szCs w:val="18"/>
              </w:rPr>
              <w:t>GAP-009</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CAC1AEE" w14:textId="77777777">
            <w:pPr>
              <w:rPr>
                <w:sz w:val="18"/>
                <w:szCs w:val="18"/>
              </w:rPr>
            </w:pPr>
            <w:r w:rsidRPr="001A645D">
              <w:rPr>
                <w:sz w:val="18"/>
                <w:szCs w:val="18"/>
              </w:rPr>
              <w:t>Incident risk assessment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1921B29" w14:textId="77777777">
            <w:pPr>
              <w:rPr>
                <w:sz w:val="18"/>
                <w:szCs w:val="18"/>
              </w:rPr>
            </w:pPr>
            <w:r w:rsidRPr="001A645D">
              <w:rPr>
                <w:sz w:val="18"/>
                <w:szCs w:val="18"/>
              </w:rPr>
              <w:t>An Incident Risk Assessment child grid is exposed within the investigation tools.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D28FA18" w14:textId="77777777">
            <w:pPr>
              <w:rPr>
                <w:sz w:val="18"/>
                <w:szCs w:val="18"/>
              </w:rPr>
            </w:pPr>
            <w:r w:rsidRPr="001A645D">
              <w:rPr>
                <w:sz w:val="18"/>
                <w:szCs w:val="18"/>
              </w:rPr>
              <w:t>Use the future enterprise risk-assessment process instead of an embedded competing form.</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80F2A7B" w14:textId="77777777">
            <w:pPr>
              <w:rPr>
                <w:sz w:val="18"/>
                <w:szCs w:val="18"/>
              </w:rPr>
            </w:pPr>
            <w:r w:rsidRPr="001A645D">
              <w:rPr>
                <w:sz w:val="18"/>
                <w:szCs w:val="18"/>
              </w:rPr>
              <w:t>Keeping both models would create duplicate or inconsistent risk records.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8DDA0A0" w14:textId="77777777">
            <w:pPr>
              <w:rPr>
                <w:sz w:val="18"/>
                <w:szCs w:val="18"/>
              </w:rPr>
            </w:pPr>
            <w:r w:rsidRPr="001A645D">
              <w:rPr>
                <w:sz w:val="18"/>
                <w:szCs w:val="18"/>
              </w:rPr>
              <w:t xml:space="preserve">Hide—not delete—the grid from standard profiles; retain data for history and define any future linkage to the </w:t>
            </w:r>
            <w:r w:rsidRPr="001A645D">
              <w:rPr>
                <w:sz w:val="18"/>
                <w:szCs w:val="18"/>
              </w:rPr>
              <w:lastRenderedPageBreak/>
              <w:t>enterprise risk process separately.</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9680259" w14:textId="77777777">
            <w:pPr>
              <w:rPr>
                <w:sz w:val="18"/>
                <w:szCs w:val="18"/>
              </w:rPr>
            </w:pPr>
            <w:r w:rsidRPr="001A645D">
              <w:rPr>
                <w:sz w:val="18"/>
                <w:szCs w:val="18"/>
              </w:rPr>
              <w:lastRenderedPageBreak/>
              <w:t>Configuration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62F03A5" w14:textId="77777777">
            <w:pPr>
              <w:rPr>
                <w:sz w:val="18"/>
                <w:szCs w:val="18"/>
              </w:rPr>
            </w:pPr>
            <w:r w:rsidRPr="001A645D">
              <w:rPr>
                <w:sz w:val="18"/>
                <w:szCs w:val="18"/>
              </w:rPr>
              <w:t>Investigation views; Incident Risk Assessment relation; reporting</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4ABBFAF" w14:textId="77777777">
            <w:pPr>
              <w:rPr>
                <w:sz w:val="18"/>
                <w:szCs w:val="18"/>
              </w:rPr>
            </w:pPr>
            <w:r w:rsidRPr="001A645D">
              <w:rPr>
                <w:sz w:val="18"/>
                <w:szCs w:val="18"/>
              </w:rPr>
              <w:t>Medium</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BE5883F" w14:textId="77777777">
            <w:pPr>
              <w:rPr>
                <w:sz w:val="18"/>
                <w:szCs w:val="18"/>
              </w:rPr>
            </w:pPr>
            <w:r w:rsidRPr="001A645D">
              <w:rPr>
                <w:sz w:val="18"/>
                <w:szCs w:val="18"/>
              </w:rPr>
              <w:t>Low</w:t>
            </w:r>
          </w:p>
        </w:tc>
      </w:tr>
      <w:tr w:rsidRPr="001A645D" w:rsidR="001A645D" w:rsidTr="03555FB5" w14:paraId="3212F217"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5F73A15" w14:textId="77777777">
            <w:pPr>
              <w:rPr>
                <w:sz w:val="18"/>
                <w:szCs w:val="18"/>
              </w:rPr>
            </w:pPr>
            <w:r w:rsidRPr="001A645D">
              <w:rPr>
                <w:sz w:val="18"/>
                <w:szCs w:val="18"/>
              </w:rPr>
              <w:t>GAP-010</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87BEBEE" w14:textId="77777777">
            <w:pPr>
              <w:rPr>
                <w:sz w:val="18"/>
                <w:szCs w:val="18"/>
              </w:rPr>
            </w:pPr>
            <w:r w:rsidRPr="001A645D">
              <w:rPr>
                <w:sz w:val="18"/>
                <w:szCs w:val="18"/>
              </w:rPr>
              <w:t>Cause-analysis methods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516DB0E" w14:textId="77777777">
            <w:pPr>
              <w:rPr>
                <w:sz w:val="18"/>
                <w:szCs w:val="18"/>
              </w:rPr>
            </w:pPr>
            <w:r w:rsidRPr="001A645D">
              <w:rPr>
                <w:sz w:val="18"/>
                <w:szCs w:val="18"/>
              </w:rPr>
              <w:t>The package includes multiple cause-analysis options and an existing 5 Why implementation.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8DEA0DF" w14:textId="77777777">
            <w:pPr>
              <w:rPr>
                <w:sz w:val="18"/>
                <w:szCs w:val="18"/>
              </w:rPr>
            </w:pPr>
            <w:r w:rsidRPr="001A645D">
              <w:rPr>
                <w:sz w:val="18"/>
                <w:szCs w:val="18"/>
              </w:rPr>
              <w:t>Standardize on the approved 5 Why experience and only retain other methods that governance explicitly approves.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FCE5D5B" w14:textId="77777777">
            <w:pPr>
              <w:rPr>
                <w:sz w:val="18"/>
                <w:szCs w:val="18"/>
              </w:rPr>
            </w:pPr>
            <w:r w:rsidRPr="001A645D">
              <w:rPr>
                <w:sz w:val="18"/>
                <w:szCs w:val="18"/>
              </w:rPr>
              <w:t>Unused methods increase training burden and produce inconsistent investigation data.</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AE05DCD" w14:textId="77777777">
            <w:pPr>
              <w:rPr>
                <w:sz w:val="18"/>
                <w:szCs w:val="18"/>
              </w:rPr>
            </w:pPr>
            <w:r w:rsidRPr="001A645D">
              <w:rPr>
                <w:sz w:val="18"/>
                <w:szCs w:val="18"/>
              </w:rPr>
              <w:t>Upgrade the 5 Why component to the approved version, hide unapproved methods, and validate the retained method set in a prototype.</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C7B50F9" w14:textId="77777777">
            <w:pPr>
              <w:rPr>
                <w:sz w:val="18"/>
                <w:szCs w:val="18"/>
              </w:rPr>
            </w:pPr>
            <w:r w:rsidRPr="001A645D">
              <w:rPr>
                <w:sz w:val="18"/>
                <w:szCs w:val="18"/>
              </w:rPr>
              <w:t>Product upgrade plus configuration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1DE2F95" w14:textId="77777777">
            <w:pPr>
              <w:rPr>
                <w:sz w:val="18"/>
                <w:szCs w:val="18"/>
              </w:rPr>
            </w:pPr>
            <w:r w:rsidRPr="001A645D">
              <w:rPr>
                <w:sz w:val="18"/>
                <w:szCs w:val="18"/>
              </w:rPr>
              <w:t>Cause Analysis child object; method views; application dependency; training</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3D439C7" w14:textId="77777777">
            <w:pPr>
              <w:rPr>
                <w:sz w:val="18"/>
                <w:szCs w:val="18"/>
              </w:rPr>
            </w:pPr>
            <w:r w:rsidRPr="001A645D">
              <w:rPr>
                <w:sz w:val="18"/>
                <w:szCs w:val="18"/>
              </w:rPr>
              <w:t>High</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FB9482E" w14:textId="77777777">
            <w:pPr>
              <w:rPr>
                <w:sz w:val="18"/>
                <w:szCs w:val="18"/>
              </w:rPr>
            </w:pPr>
            <w:r w:rsidRPr="001A645D">
              <w:rPr>
                <w:sz w:val="18"/>
                <w:szCs w:val="18"/>
              </w:rPr>
              <w:t>Moderate</w:t>
            </w:r>
          </w:p>
        </w:tc>
      </w:tr>
      <w:tr w:rsidRPr="001A645D" w:rsidR="001A645D" w:rsidTr="03555FB5" w14:paraId="3DDC933E"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BDE2D0E" w14:textId="77777777">
            <w:pPr>
              <w:rPr>
                <w:sz w:val="18"/>
                <w:szCs w:val="18"/>
              </w:rPr>
            </w:pPr>
            <w:r w:rsidRPr="001A645D">
              <w:rPr>
                <w:sz w:val="18"/>
                <w:szCs w:val="18"/>
              </w:rPr>
              <w:t>GAP-011</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5733D9D" w14:textId="77777777">
            <w:pPr>
              <w:rPr>
                <w:sz w:val="18"/>
                <w:szCs w:val="18"/>
              </w:rPr>
            </w:pPr>
            <w:r w:rsidRPr="001A645D">
              <w:rPr>
                <w:sz w:val="18"/>
                <w:szCs w:val="18"/>
              </w:rPr>
              <w:t>Root-cause taxonomy</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10F8D79" w14:textId="77777777">
            <w:pPr>
              <w:rPr>
                <w:sz w:val="18"/>
                <w:szCs w:val="18"/>
              </w:rPr>
            </w:pPr>
            <w:r w:rsidRPr="001A645D">
              <w:rPr>
                <w:sz w:val="18"/>
                <w:szCs w:val="18"/>
              </w:rPr>
              <w:t>Current values are package/out-of-box values and are not confirmed to match NDT’s causal-factor hierarchy.</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CB321D6" w14:textId="77777777">
            <w:pPr>
              <w:rPr>
                <w:sz w:val="18"/>
                <w:szCs w:val="18"/>
              </w:rPr>
            </w:pPr>
            <w:r w:rsidRPr="001A645D">
              <w:rPr>
                <w:sz w:val="18"/>
                <w:szCs w:val="18"/>
              </w:rPr>
              <w:t>Use the NDT taxonomy with categories and controlled ‘Other’ usage.</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F260881" w14:textId="77777777">
            <w:pPr>
              <w:rPr>
                <w:sz w:val="18"/>
                <w:szCs w:val="18"/>
              </w:rPr>
            </w:pPr>
            <w:r w:rsidRPr="001A645D">
              <w:rPr>
                <w:sz w:val="18"/>
                <w:szCs w:val="18"/>
              </w:rPr>
              <w:t>Taxonomy misalignment would undermine enterprise trend reporting after harmonization.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120F6C8" w14:textId="77777777">
            <w:pPr>
              <w:rPr>
                <w:sz w:val="18"/>
                <w:szCs w:val="18"/>
              </w:rPr>
            </w:pPr>
            <w:r w:rsidRPr="001A645D">
              <w:rPr>
                <w:sz w:val="18"/>
                <w:szCs w:val="18"/>
              </w:rPr>
              <w:t>Map, de-duplicate and load the approved taxonomy; require details for Other; establish ownership, change control and an Other-usage report.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8A84028" w14:textId="77777777">
            <w:pPr>
              <w:rPr>
                <w:sz w:val="18"/>
                <w:szCs w:val="18"/>
              </w:rPr>
            </w:pPr>
            <w:r w:rsidRPr="001A645D">
              <w:rPr>
                <w:sz w:val="18"/>
                <w:szCs w:val="18"/>
              </w:rPr>
              <w:t>Configuration and data governance</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9B20EC7" w14:textId="77777777">
            <w:pPr>
              <w:rPr>
                <w:sz w:val="18"/>
                <w:szCs w:val="18"/>
              </w:rPr>
            </w:pPr>
            <w:r w:rsidRPr="001A645D">
              <w:rPr>
                <w:sz w:val="18"/>
                <w:szCs w:val="18"/>
              </w:rPr>
              <w:t>Root Cause lookup/configuration objects; forms; reports; migration mapping</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EEDD6BD" w14:textId="77777777">
            <w:pPr>
              <w:rPr>
                <w:sz w:val="18"/>
                <w:szCs w:val="18"/>
              </w:rPr>
            </w:pPr>
            <w:r w:rsidRPr="001A645D">
              <w:rPr>
                <w:sz w:val="18"/>
                <w:szCs w:val="18"/>
              </w:rPr>
              <w:t>High</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553E09C" w14:textId="77777777">
            <w:pPr>
              <w:rPr>
                <w:sz w:val="18"/>
                <w:szCs w:val="18"/>
              </w:rPr>
            </w:pPr>
            <w:r w:rsidRPr="001A645D">
              <w:rPr>
                <w:sz w:val="18"/>
                <w:szCs w:val="18"/>
              </w:rPr>
              <w:t>Moderate</w:t>
            </w:r>
          </w:p>
        </w:tc>
      </w:tr>
      <w:tr w:rsidRPr="001A645D" w:rsidR="001A645D" w:rsidTr="03555FB5" w14:paraId="7A9AF1C9"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20991CE" w14:textId="77777777">
            <w:pPr>
              <w:rPr>
                <w:sz w:val="18"/>
                <w:szCs w:val="18"/>
              </w:rPr>
            </w:pPr>
            <w:r w:rsidRPr="001A645D">
              <w:rPr>
                <w:sz w:val="18"/>
                <w:szCs w:val="18"/>
              </w:rPr>
              <w:t>GAP-012</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42B7556" w14:textId="77777777">
            <w:pPr>
              <w:rPr>
                <w:sz w:val="18"/>
                <w:szCs w:val="18"/>
              </w:rPr>
            </w:pPr>
            <w:r w:rsidRPr="001A645D">
              <w:rPr>
                <w:sz w:val="18"/>
                <w:szCs w:val="18"/>
              </w:rPr>
              <w:t>Action integration and consistency</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241347E" w14:textId="77777777">
            <w:pPr>
              <w:rPr>
                <w:sz w:val="18"/>
                <w:szCs w:val="18"/>
              </w:rPr>
            </w:pPr>
            <w:r w:rsidRPr="001A645D">
              <w:rPr>
                <w:sz w:val="18"/>
                <w:szCs w:val="18"/>
              </w:rPr>
              <w:t>Intelex action plans are already incident children, while NDT actions are stored separately in SharePoint and manually linked.</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A878DDB" w14:textId="77777777">
            <w:pPr>
              <w:rPr>
                <w:sz w:val="18"/>
                <w:szCs w:val="18"/>
              </w:rPr>
            </w:pPr>
            <w:r w:rsidRPr="001A645D">
              <w:rPr>
                <w:sz w:val="18"/>
                <w:szCs w:val="18"/>
              </w:rPr>
              <w:t>All new incident actions must be integrated and traceable to the source incident/root cause.</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D59DA5B" w14:textId="77777777">
            <w:pPr>
              <w:rPr>
                <w:sz w:val="18"/>
                <w:szCs w:val="18"/>
              </w:rPr>
            </w:pPr>
            <w:r w:rsidRPr="001A645D">
              <w:rPr>
                <w:sz w:val="18"/>
                <w:szCs w:val="18"/>
              </w:rPr>
              <w:t xml:space="preserve">The future operating model and migration of open historical actions are </w:t>
            </w:r>
            <w:r w:rsidRPr="001A645D">
              <w:rPr>
                <w:sz w:val="18"/>
                <w:szCs w:val="18"/>
              </w:rPr>
              <w:lastRenderedPageBreak/>
              <w:t>not yet defined.</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B1AC00E" w14:textId="77777777">
            <w:pPr>
              <w:rPr>
                <w:sz w:val="18"/>
                <w:szCs w:val="18"/>
              </w:rPr>
            </w:pPr>
            <w:r w:rsidRPr="001A645D">
              <w:rPr>
                <w:sz w:val="18"/>
                <w:szCs w:val="18"/>
              </w:rPr>
              <w:lastRenderedPageBreak/>
              <w:t xml:space="preserve">Adopt the configured Event Action Plan relationship for new work; link actions to root causes where applicable; define migration/cutover </w:t>
            </w:r>
            <w:r w:rsidRPr="001A645D">
              <w:rPr>
                <w:sz w:val="18"/>
                <w:szCs w:val="18"/>
              </w:rPr>
              <w:lastRenderedPageBreak/>
              <w:t>rules for open SharePoint actions.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C46C19C" w14:textId="77777777">
            <w:pPr>
              <w:rPr>
                <w:sz w:val="18"/>
                <w:szCs w:val="18"/>
              </w:rPr>
            </w:pPr>
            <w:r w:rsidRPr="001A645D">
              <w:rPr>
                <w:sz w:val="18"/>
                <w:szCs w:val="18"/>
              </w:rPr>
              <w:lastRenderedPageBreak/>
              <w:t>Configuration plus data migration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17E667F" w14:textId="77777777">
            <w:pPr>
              <w:rPr>
                <w:sz w:val="18"/>
                <w:szCs w:val="18"/>
              </w:rPr>
            </w:pPr>
            <w:r w:rsidRPr="001A645D">
              <w:rPr>
                <w:sz w:val="18"/>
                <w:szCs w:val="18"/>
              </w:rPr>
              <w:t>Action Plan child; root-cause relation; notifications; migration scripts; reports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92EF465" w14:textId="77777777">
            <w:pPr>
              <w:rPr>
                <w:sz w:val="18"/>
                <w:szCs w:val="18"/>
              </w:rPr>
            </w:pPr>
            <w:r w:rsidRPr="001A645D">
              <w:rPr>
                <w:sz w:val="18"/>
                <w:szCs w:val="18"/>
              </w:rPr>
              <w:t>High</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962B3DD" w14:textId="77777777">
            <w:pPr>
              <w:rPr>
                <w:sz w:val="18"/>
                <w:szCs w:val="18"/>
              </w:rPr>
            </w:pPr>
            <w:r w:rsidRPr="001A645D">
              <w:rPr>
                <w:sz w:val="18"/>
                <w:szCs w:val="18"/>
              </w:rPr>
              <w:t>High</w:t>
            </w:r>
          </w:p>
        </w:tc>
      </w:tr>
      <w:tr w:rsidRPr="001A645D" w:rsidR="001A645D" w:rsidTr="03555FB5" w14:paraId="1B100881"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53A9752" w14:textId="77777777">
            <w:pPr>
              <w:rPr>
                <w:sz w:val="18"/>
                <w:szCs w:val="18"/>
              </w:rPr>
            </w:pPr>
            <w:r w:rsidRPr="001A645D">
              <w:rPr>
                <w:sz w:val="18"/>
                <w:szCs w:val="18"/>
              </w:rPr>
              <w:t>GAP-013</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3CBDC76" w14:textId="77777777">
            <w:pPr>
              <w:rPr>
                <w:sz w:val="18"/>
                <w:szCs w:val="18"/>
              </w:rPr>
            </w:pPr>
            <w:r w:rsidRPr="001A645D">
              <w:rPr>
                <w:sz w:val="18"/>
                <w:szCs w:val="18"/>
              </w:rPr>
              <w:t>Action due-date governance</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ED57322" w14:textId="77777777">
            <w:pPr>
              <w:rPr>
                <w:sz w:val="18"/>
                <w:szCs w:val="18"/>
              </w:rPr>
            </w:pPr>
            <w:r w:rsidRPr="001A645D">
              <w:rPr>
                <w:sz w:val="18"/>
                <w:szCs w:val="18"/>
              </w:rPr>
              <w:t>Existing package behavior includes due dates and overdue notices, but the required reason/original-date reporting model is not confirmed.</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DAEB824" w14:textId="77777777">
            <w:pPr>
              <w:rPr>
                <w:sz w:val="18"/>
                <w:szCs w:val="18"/>
              </w:rPr>
            </w:pPr>
            <w:r w:rsidRPr="001A645D">
              <w:rPr>
                <w:sz w:val="18"/>
                <w:szCs w:val="18"/>
              </w:rPr>
              <w:t>Permit justified date changes while preserving original commitment and reason.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2DB2048" w14:textId="77777777">
            <w:pPr>
              <w:rPr>
                <w:sz w:val="18"/>
                <w:szCs w:val="18"/>
              </w:rPr>
            </w:pPr>
            <w:r w:rsidRPr="001A645D">
              <w:rPr>
                <w:sz w:val="18"/>
                <w:szCs w:val="18"/>
              </w:rPr>
              <w:t>Without explicit controls, schedule changes can hide lateness or create inconsistent audit evidence.</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B7256E1" w14:textId="77777777">
            <w:pPr>
              <w:rPr>
                <w:sz w:val="18"/>
                <w:szCs w:val="18"/>
              </w:rPr>
            </w:pPr>
            <w:r w:rsidRPr="001A645D">
              <w:rPr>
                <w:sz w:val="18"/>
                <w:szCs w:val="18"/>
              </w:rPr>
              <w:t>Add Original Due Date and Due Date Change Reason where not already reliably available; enforce reason on change; retain audit history; confirm whether approval is unnecessary.</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C7BBEB8" w14:textId="77777777">
            <w:pPr>
              <w:rPr>
                <w:sz w:val="18"/>
                <w:szCs w:val="18"/>
              </w:rPr>
            </w:pPr>
            <w:r w:rsidRPr="001A645D">
              <w:rPr>
                <w:sz w:val="18"/>
                <w:szCs w:val="18"/>
              </w:rPr>
              <w:t>Configuration / possible customization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2506F88" w14:textId="77777777">
            <w:pPr>
              <w:rPr>
                <w:sz w:val="18"/>
                <w:szCs w:val="18"/>
              </w:rPr>
            </w:pPr>
            <w:r w:rsidRPr="001A645D">
              <w:rPr>
                <w:sz w:val="18"/>
                <w:szCs w:val="18"/>
              </w:rPr>
              <w:t>Action Plan fields; field business rules; audit history; reports; notifications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2D3BAAE" w14:textId="77777777">
            <w:pPr>
              <w:rPr>
                <w:sz w:val="18"/>
                <w:szCs w:val="18"/>
              </w:rPr>
            </w:pPr>
            <w:r w:rsidRPr="001A645D">
              <w:rPr>
                <w:sz w:val="18"/>
                <w:szCs w:val="18"/>
              </w:rPr>
              <w:t>High</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FAD6BDE" w14:textId="77777777">
            <w:pPr>
              <w:rPr>
                <w:sz w:val="18"/>
                <w:szCs w:val="18"/>
              </w:rPr>
            </w:pPr>
            <w:r w:rsidRPr="001A645D">
              <w:rPr>
                <w:sz w:val="18"/>
                <w:szCs w:val="18"/>
              </w:rPr>
              <w:t>Moderate</w:t>
            </w:r>
          </w:p>
        </w:tc>
      </w:tr>
      <w:tr w:rsidRPr="001A645D" w:rsidR="001A645D" w:rsidTr="03555FB5" w14:paraId="7AE75F0D"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1230312" w14:textId="77777777">
            <w:pPr>
              <w:rPr>
                <w:sz w:val="18"/>
                <w:szCs w:val="18"/>
              </w:rPr>
            </w:pPr>
            <w:r w:rsidRPr="001A645D">
              <w:rPr>
                <w:sz w:val="18"/>
                <w:szCs w:val="18"/>
              </w:rPr>
              <w:t>GAP-014</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739AAF2" w14:textId="77777777">
            <w:pPr>
              <w:rPr>
                <w:sz w:val="18"/>
                <w:szCs w:val="18"/>
              </w:rPr>
            </w:pPr>
            <w:r w:rsidRPr="001A645D">
              <w:rPr>
                <w:sz w:val="18"/>
                <w:szCs w:val="18"/>
              </w:rPr>
              <w:t>Action reminders and escalation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A5FE4DA" w14:textId="77777777">
            <w:pPr>
              <w:rPr>
                <w:sz w:val="18"/>
                <w:szCs w:val="18"/>
              </w:rPr>
            </w:pPr>
            <w:r w:rsidRPr="001A645D">
              <w:rPr>
                <w:sz w:val="18"/>
                <w:szCs w:val="18"/>
              </w:rPr>
              <w:t>Generic overdue templates exist, but a harmonized staged cadence tied to assignee, supervisor and site leadership was not evidenced.</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BDB37FE" w14:textId="77777777">
            <w:pPr>
              <w:rPr>
                <w:sz w:val="18"/>
                <w:szCs w:val="18"/>
              </w:rPr>
            </w:pPr>
            <w:r w:rsidRPr="001A645D">
              <w:rPr>
                <w:sz w:val="18"/>
                <w:szCs w:val="18"/>
              </w:rPr>
              <w:t>Use a controlled reminder/escalation sequence without excessive alerts.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3FFD8F9" w14:textId="77777777">
            <w:pPr>
              <w:rPr>
                <w:sz w:val="18"/>
                <w:szCs w:val="18"/>
              </w:rPr>
            </w:pPr>
            <w:r w:rsidRPr="001A645D">
              <w:rPr>
                <w:sz w:val="18"/>
                <w:szCs w:val="18"/>
              </w:rPr>
              <w:t>Current behavior may not match NDT expectations and can vary across applications.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933B028" w14:textId="77777777">
            <w:pPr>
              <w:rPr>
                <w:sz w:val="18"/>
                <w:szCs w:val="18"/>
              </w:rPr>
            </w:pPr>
            <w:r w:rsidRPr="001A645D">
              <w:rPr>
                <w:sz w:val="18"/>
                <w:szCs w:val="18"/>
              </w:rPr>
              <w:t>Design one enterprise notification policy, parameterize timing/recipients, pilot it, and include suppression/aggregation rules where feasible.</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EF9D75B" w14:textId="77777777">
            <w:pPr>
              <w:rPr>
                <w:sz w:val="18"/>
                <w:szCs w:val="18"/>
              </w:rPr>
            </w:pPr>
            <w:r w:rsidRPr="001A645D">
              <w:rPr>
                <w:sz w:val="18"/>
                <w:szCs w:val="18"/>
              </w:rPr>
              <w:t>Configuration / possible customization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1C79C52" w14:textId="77777777">
            <w:pPr>
              <w:rPr>
                <w:sz w:val="18"/>
                <w:szCs w:val="18"/>
              </w:rPr>
            </w:pPr>
            <w:r w:rsidRPr="001A645D">
              <w:rPr>
                <w:sz w:val="18"/>
                <w:szCs w:val="18"/>
              </w:rPr>
              <w:t>Templates; scheduled rules; organization hierarchy; role/location mappings; action workflow</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1C4BC98" w14:textId="77777777">
            <w:pPr>
              <w:rPr>
                <w:sz w:val="18"/>
                <w:szCs w:val="18"/>
              </w:rPr>
            </w:pPr>
            <w:r w:rsidRPr="001A645D">
              <w:rPr>
                <w:sz w:val="18"/>
                <w:szCs w:val="18"/>
              </w:rPr>
              <w:t>High</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3840603" w14:textId="77777777">
            <w:pPr>
              <w:rPr>
                <w:sz w:val="18"/>
                <w:szCs w:val="18"/>
              </w:rPr>
            </w:pPr>
            <w:r w:rsidRPr="001A645D">
              <w:rPr>
                <w:sz w:val="18"/>
                <w:szCs w:val="18"/>
              </w:rPr>
              <w:t>High</w:t>
            </w:r>
          </w:p>
        </w:tc>
      </w:tr>
      <w:tr w:rsidRPr="001A645D" w:rsidR="001A645D" w:rsidTr="03555FB5" w14:paraId="14D06224"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9367E3F" w14:textId="77777777">
            <w:pPr>
              <w:rPr>
                <w:sz w:val="18"/>
                <w:szCs w:val="18"/>
              </w:rPr>
            </w:pPr>
            <w:r w:rsidRPr="001A645D">
              <w:rPr>
                <w:sz w:val="18"/>
                <w:szCs w:val="18"/>
              </w:rPr>
              <w:t>GAP-015</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A95E890" w14:textId="77777777">
            <w:pPr>
              <w:rPr>
                <w:sz w:val="18"/>
                <w:szCs w:val="18"/>
              </w:rPr>
            </w:pPr>
            <w:r w:rsidRPr="001A645D">
              <w:rPr>
                <w:sz w:val="18"/>
                <w:szCs w:val="18"/>
              </w:rPr>
              <w:t>Action performance reporting</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407C690" w14:textId="77777777">
            <w:pPr>
              <w:rPr>
                <w:sz w:val="18"/>
                <w:szCs w:val="18"/>
              </w:rPr>
            </w:pPr>
            <w:r w:rsidRPr="001A645D">
              <w:rPr>
                <w:sz w:val="18"/>
                <w:szCs w:val="18"/>
              </w:rPr>
              <w:t>The package includes safety metrics and reporting objects, but the workshop’s required aging, severity and original-versus-</w:t>
            </w:r>
            <w:r w:rsidRPr="001A645D">
              <w:rPr>
                <w:sz w:val="18"/>
                <w:szCs w:val="18"/>
              </w:rPr>
              <w:lastRenderedPageBreak/>
              <w:t>adjusted-date measures were not confirmed.</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9594B84" w14:textId="77777777">
            <w:pPr>
              <w:rPr>
                <w:sz w:val="18"/>
                <w:szCs w:val="18"/>
              </w:rPr>
            </w:pPr>
            <w:r w:rsidRPr="001A645D">
              <w:rPr>
                <w:sz w:val="18"/>
                <w:szCs w:val="18"/>
              </w:rPr>
              <w:lastRenderedPageBreak/>
              <w:t>Provide reliable action-aging and timeliness reporting.</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1B2F28C" w14:textId="77777777">
            <w:pPr>
              <w:rPr>
                <w:sz w:val="18"/>
                <w:szCs w:val="18"/>
              </w:rPr>
            </w:pPr>
            <w:r w:rsidRPr="001A645D">
              <w:rPr>
                <w:sz w:val="18"/>
                <w:szCs w:val="18"/>
              </w:rPr>
              <w:t>Existing dashboards may not expose the accountability measures stakeholders expect.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90FDEC4" w14:textId="77777777">
            <w:pPr>
              <w:rPr>
                <w:sz w:val="18"/>
                <w:szCs w:val="18"/>
              </w:rPr>
            </w:pPr>
            <w:r w:rsidRPr="001A645D">
              <w:rPr>
                <w:sz w:val="18"/>
                <w:szCs w:val="18"/>
              </w:rPr>
              <w:t xml:space="preserve">Create a reporting specification and configure datasets/reports for open aging, overdue bands, source-incident severity, original due date, </w:t>
            </w:r>
            <w:r w:rsidRPr="001A645D">
              <w:rPr>
                <w:sz w:val="18"/>
                <w:szCs w:val="18"/>
              </w:rPr>
              <w:lastRenderedPageBreak/>
              <w:t>adjusted due date and closure performance.</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0E1F36C" w14:textId="77777777">
            <w:pPr>
              <w:rPr>
                <w:sz w:val="18"/>
                <w:szCs w:val="18"/>
              </w:rPr>
            </w:pPr>
            <w:r w:rsidRPr="001A645D">
              <w:rPr>
                <w:sz w:val="18"/>
                <w:szCs w:val="18"/>
              </w:rPr>
              <w:lastRenderedPageBreak/>
              <w:t>Configuration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7445791" w14:textId="77777777">
            <w:pPr>
              <w:rPr>
                <w:sz w:val="18"/>
                <w:szCs w:val="18"/>
              </w:rPr>
            </w:pPr>
            <w:r w:rsidRPr="001A645D">
              <w:rPr>
                <w:sz w:val="18"/>
                <w:szCs w:val="18"/>
              </w:rPr>
              <w:t>Reports; dashboards; Action Plan and Incident fields; security filters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3E02DB8" w14:textId="77777777">
            <w:pPr>
              <w:rPr>
                <w:sz w:val="18"/>
                <w:szCs w:val="18"/>
              </w:rPr>
            </w:pPr>
            <w:r w:rsidRPr="001A645D">
              <w:rPr>
                <w:sz w:val="18"/>
                <w:szCs w:val="18"/>
              </w:rPr>
              <w:t>Medium</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A46AFBA" w14:textId="77777777">
            <w:pPr>
              <w:rPr>
                <w:sz w:val="18"/>
                <w:szCs w:val="18"/>
              </w:rPr>
            </w:pPr>
            <w:r w:rsidRPr="001A645D">
              <w:rPr>
                <w:sz w:val="18"/>
                <w:szCs w:val="18"/>
              </w:rPr>
              <w:t>Moderate</w:t>
            </w:r>
          </w:p>
        </w:tc>
      </w:tr>
      <w:tr w:rsidRPr="001A645D" w:rsidR="001A645D" w:rsidTr="03555FB5" w14:paraId="329B1162"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951C451" w14:textId="77777777">
            <w:pPr>
              <w:rPr>
                <w:sz w:val="18"/>
                <w:szCs w:val="18"/>
              </w:rPr>
            </w:pPr>
            <w:r w:rsidRPr="001A645D">
              <w:rPr>
                <w:sz w:val="18"/>
                <w:szCs w:val="18"/>
              </w:rPr>
              <w:t>GAP-016</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0E5049B" w14:textId="77777777">
            <w:pPr>
              <w:rPr>
                <w:sz w:val="18"/>
                <w:szCs w:val="18"/>
              </w:rPr>
            </w:pPr>
            <w:r w:rsidRPr="001A645D">
              <w:rPr>
                <w:sz w:val="18"/>
                <w:szCs w:val="18"/>
              </w:rPr>
              <w:t>Cost and claim data</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CEE9C75" w14:textId="77777777">
            <w:pPr>
              <w:rPr>
                <w:sz w:val="18"/>
                <w:szCs w:val="18"/>
              </w:rPr>
            </w:pPr>
            <w:r w:rsidRPr="001A645D">
              <w:rPr>
                <w:sz w:val="18"/>
                <w:szCs w:val="18"/>
              </w:rPr>
              <w:t>The current investigation includes a detailed Cost grid and package-level Claim/OII Claim structures; users reported the Cost area is unused.</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8F4E895" w14:textId="77777777">
            <w:pPr>
              <w:rPr>
                <w:sz w:val="18"/>
                <w:szCs w:val="18"/>
              </w:rPr>
            </w:pPr>
            <w:r w:rsidRPr="001A645D">
              <w:rPr>
                <w:sz w:val="18"/>
                <w:szCs w:val="18"/>
              </w:rPr>
              <w:t>Hide detailed cost capture and retain only lightweight incident-level claim visibility without blocking closure.</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68B58D2" w14:textId="77777777">
            <w:pPr>
              <w:rPr>
                <w:sz w:val="18"/>
                <w:szCs w:val="18"/>
              </w:rPr>
            </w:pPr>
            <w:r w:rsidRPr="001A645D">
              <w:rPr>
                <w:sz w:val="18"/>
                <w:szCs w:val="18"/>
              </w:rPr>
              <w:t>The existing UI is more complex than the business process and ownership model.</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ADB4F13" w14:textId="77777777">
            <w:pPr>
              <w:rPr>
                <w:sz w:val="18"/>
                <w:szCs w:val="18"/>
              </w:rPr>
            </w:pPr>
            <w:r w:rsidRPr="001A645D">
              <w:rPr>
                <w:sz w:val="18"/>
                <w:szCs w:val="18"/>
              </w:rPr>
              <w:t>Hide the Cost grid; add or expose Claim? / Claim Status / Current Claim Cost fields only after privacy review; keep claim administration outside the incident workflow and do not make open status an exit blocker.</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A755D1F" w14:textId="77777777">
            <w:pPr>
              <w:rPr>
                <w:sz w:val="18"/>
                <w:szCs w:val="18"/>
              </w:rPr>
            </w:pPr>
            <w:r w:rsidRPr="001A645D">
              <w:rPr>
                <w:sz w:val="18"/>
                <w:szCs w:val="18"/>
              </w:rPr>
              <w:t>Configuration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3826A92" w14:textId="77777777">
            <w:pPr>
              <w:rPr>
                <w:sz w:val="18"/>
                <w:szCs w:val="18"/>
              </w:rPr>
            </w:pPr>
            <w:r w:rsidRPr="001A645D">
              <w:rPr>
                <w:sz w:val="18"/>
                <w:szCs w:val="18"/>
              </w:rPr>
              <w:t>Cost grid; Injury/Illness and other impact forms; Claim relations; security; reports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D3F23A1" w14:textId="77777777">
            <w:pPr>
              <w:rPr>
                <w:sz w:val="18"/>
                <w:szCs w:val="18"/>
              </w:rPr>
            </w:pPr>
            <w:r w:rsidRPr="001A645D">
              <w:rPr>
                <w:sz w:val="18"/>
                <w:szCs w:val="18"/>
              </w:rPr>
              <w:t>Medium</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A46A0FE" w14:textId="77777777">
            <w:pPr>
              <w:rPr>
                <w:sz w:val="18"/>
                <w:szCs w:val="18"/>
              </w:rPr>
            </w:pPr>
            <w:r w:rsidRPr="001A645D">
              <w:rPr>
                <w:sz w:val="18"/>
                <w:szCs w:val="18"/>
              </w:rPr>
              <w:t>Moderate</w:t>
            </w:r>
          </w:p>
        </w:tc>
      </w:tr>
      <w:tr w:rsidRPr="001A645D" w:rsidR="001A645D" w:rsidTr="03555FB5" w14:paraId="59327999"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1F69FAB" w14:textId="77777777">
            <w:pPr>
              <w:rPr>
                <w:sz w:val="18"/>
                <w:szCs w:val="18"/>
              </w:rPr>
            </w:pPr>
            <w:r w:rsidRPr="001A645D">
              <w:rPr>
                <w:sz w:val="18"/>
                <w:szCs w:val="18"/>
              </w:rPr>
              <w:t>GAP-017</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D580609" w14:textId="77777777">
            <w:pPr>
              <w:rPr>
                <w:sz w:val="18"/>
                <w:szCs w:val="18"/>
              </w:rPr>
            </w:pPr>
            <w:r w:rsidRPr="001A645D">
              <w:rPr>
                <w:sz w:val="18"/>
                <w:szCs w:val="18"/>
              </w:rPr>
              <w:t>Lessons learned</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4EC79D6" w14:textId="77777777">
            <w:pPr>
              <w:rPr>
                <w:sz w:val="18"/>
                <w:szCs w:val="18"/>
              </w:rPr>
            </w:pPr>
            <w:r w:rsidRPr="001A645D">
              <w:rPr>
                <w:sz w:val="18"/>
                <w:szCs w:val="18"/>
              </w:rPr>
              <w:t>A Lessons Learned child/tab is present in the package.</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F0AED2B" w14:textId="77777777">
            <w:pPr>
              <w:rPr>
                <w:sz w:val="18"/>
                <w:szCs w:val="18"/>
              </w:rPr>
            </w:pPr>
            <w:r w:rsidRPr="001A645D">
              <w:rPr>
                <w:sz w:val="18"/>
                <w:szCs w:val="18"/>
              </w:rPr>
              <w:t>Use established weekly meetings and formal safety alerts, then attach the final communication artifact.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1397013" w14:textId="77777777">
            <w:pPr>
              <w:rPr>
                <w:sz w:val="18"/>
                <w:szCs w:val="18"/>
              </w:rPr>
            </w:pPr>
            <w:r w:rsidRPr="001A645D">
              <w:rPr>
                <w:sz w:val="18"/>
                <w:szCs w:val="18"/>
              </w:rPr>
              <w:t>The in-app feature duplicates a more effective external communication process.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38D607E" w14:textId="77777777">
            <w:pPr>
              <w:rPr>
                <w:sz w:val="18"/>
                <w:szCs w:val="18"/>
              </w:rPr>
            </w:pPr>
            <w:r w:rsidRPr="001A645D">
              <w:rPr>
                <w:sz w:val="18"/>
                <w:szCs w:val="18"/>
              </w:rPr>
              <w:t>Hide the Lessons Learned tab from normal profiles; provide a clearly labeled attachment/category for the final alert or meeting artifact; do not build a new authoring workflow in this scope.</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1BBA893" w14:textId="77777777">
            <w:pPr>
              <w:rPr>
                <w:sz w:val="18"/>
                <w:szCs w:val="18"/>
              </w:rPr>
            </w:pPr>
            <w:r w:rsidRPr="001A645D">
              <w:rPr>
                <w:sz w:val="18"/>
                <w:szCs w:val="18"/>
              </w:rPr>
              <w:t>Configuration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73EF155" w14:textId="77777777">
            <w:pPr>
              <w:rPr>
                <w:sz w:val="18"/>
                <w:szCs w:val="18"/>
              </w:rPr>
            </w:pPr>
            <w:r w:rsidRPr="001A645D">
              <w:rPr>
                <w:sz w:val="18"/>
                <w:szCs w:val="18"/>
              </w:rPr>
              <w:t>Lessons Learned grid; attachments; forms; reporting</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4BD334D" w14:textId="77777777">
            <w:pPr>
              <w:rPr>
                <w:sz w:val="18"/>
                <w:szCs w:val="18"/>
              </w:rPr>
            </w:pPr>
            <w:r w:rsidRPr="001A645D">
              <w:rPr>
                <w:sz w:val="18"/>
                <w:szCs w:val="18"/>
              </w:rPr>
              <w:t>Low</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966009D" w14:textId="77777777">
            <w:pPr>
              <w:rPr>
                <w:sz w:val="18"/>
                <w:szCs w:val="18"/>
              </w:rPr>
            </w:pPr>
            <w:r w:rsidRPr="001A645D">
              <w:rPr>
                <w:sz w:val="18"/>
                <w:szCs w:val="18"/>
              </w:rPr>
              <w:t>Low</w:t>
            </w:r>
          </w:p>
        </w:tc>
      </w:tr>
      <w:tr w:rsidRPr="001A645D" w:rsidR="001A645D" w:rsidTr="03555FB5" w14:paraId="4E35A006"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06FD873" w14:textId="77777777">
            <w:pPr>
              <w:rPr>
                <w:sz w:val="18"/>
                <w:szCs w:val="18"/>
              </w:rPr>
            </w:pPr>
            <w:r w:rsidRPr="001A645D">
              <w:rPr>
                <w:sz w:val="18"/>
                <w:szCs w:val="18"/>
              </w:rPr>
              <w:t>GAP-018</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DCF5C89" w14:textId="77777777">
            <w:pPr>
              <w:rPr>
                <w:sz w:val="18"/>
                <w:szCs w:val="18"/>
              </w:rPr>
            </w:pPr>
            <w:r w:rsidRPr="001A645D">
              <w:rPr>
                <w:sz w:val="18"/>
                <w:szCs w:val="18"/>
              </w:rPr>
              <w:t>Regulatory forms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71DECC7" w14:textId="77777777">
            <w:pPr>
              <w:rPr>
                <w:sz w:val="18"/>
                <w:szCs w:val="18"/>
              </w:rPr>
            </w:pPr>
            <w:r w:rsidRPr="001A645D">
              <w:rPr>
                <w:sz w:val="18"/>
                <w:szCs w:val="18"/>
              </w:rPr>
              <w:t>The package contains OSHA, OSHA Summary, RIDDOR and WCB-related objects/templates</w:t>
            </w:r>
            <w:r w:rsidRPr="001A645D">
              <w:rPr>
                <w:sz w:val="18"/>
                <w:szCs w:val="18"/>
              </w:rPr>
              <w:lastRenderedPageBreak/>
              <w:t>, but operational use is inconsistent or unconfirmed.</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2118102" w14:textId="77777777">
            <w:pPr>
              <w:rPr>
                <w:sz w:val="18"/>
                <w:szCs w:val="18"/>
              </w:rPr>
            </w:pPr>
            <w:r w:rsidRPr="001A645D">
              <w:rPr>
                <w:sz w:val="18"/>
                <w:szCs w:val="18"/>
              </w:rPr>
              <w:lastRenderedPageBreak/>
              <w:t xml:space="preserve">Expose only the jurisdictional fields/forms that are </w:t>
            </w:r>
            <w:proofErr w:type="gramStart"/>
            <w:r w:rsidRPr="001A645D">
              <w:rPr>
                <w:sz w:val="18"/>
                <w:szCs w:val="18"/>
              </w:rPr>
              <w:t>actually used</w:t>
            </w:r>
            <w:proofErr w:type="gramEnd"/>
            <w:r w:rsidRPr="001A645D">
              <w:rPr>
                <w:sz w:val="18"/>
                <w:szCs w:val="18"/>
              </w:rPr>
              <w:t xml:space="preserve">; avoid duplicate entry </w:t>
            </w:r>
            <w:r w:rsidRPr="001A645D">
              <w:rPr>
                <w:sz w:val="18"/>
                <w:szCs w:val="18"/>
              </w:rPr>
              <w:lastRenderedPageBreak/>
              <w:t>into external regulator/insurer forms.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48F072B" w14:textId="77777777">
            <w:pPr>
              <w:rPr>
                <w:sz w:val="18"/>
                <w:szCs w:val="18"/>
              </w:rPr>
            </w:pPr>
            <w:r w:rsidRPr="001A645D">
              <w:rPr>
                <w:sz w:val="18"/>
                <w:szCs w:val="18"/>
              </w:rPr>
              <w:lastRenderedPageBreak/>
              <w:t xml:space="preserve">Unused regulatory sections add complexity and create a false </w:t>
            </w:r>
            <w:r w:rsidRPr="001A645D">
              <w:rPr>
                <w:sz w:val="18"/>
                <w:szCs w:val="18"/>
              </w:rPr>
              <w:lastRenderedPageBreak/>
              <w:t>expectation of automated filing.</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E129D23" w14:textId="77777777">
            <w:pPr>
              <w:rPr>
                <w:sz w:val="18"/>
                <w:szCs w:val="18"/>
              </w:rPr>
            </w:pPr>
            <w:r w:rsidRPr="001A645D">
              <w:rPr>
                <w:sz w:val="18"/>
                <w:szCs w:val="18"/>
              </w:rPr>
              <w:lastRenderedPageBreak/>
              <w:t xml:space="preserve">Conduct a jurisdiction-by-jurisdiction decision; hide unused forms while retaining core recordability fields and </w:t>
            </w:r>
            <w:r w:rsidRPr="001A645D">
              <w:rPr>
                <w:sz w:val="18"/>
                <w:szCs w:val="18"/>
              </w:rPr>
              <w:lastRenderedPageBreak/>
              <w:t>attachment capability; preserve historical data and verify reporting obligations with compliance owners.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B23417A" w14:textId="77777777">
            <w:pPr>
              <w:rPr>
                <w:sz w:val="18"/>
                <w:szCs w:val="18"/>
              </w:rPr>
            </w:pPr>
            <w:r w:rsidRPr="001A645D">
              <w:rPr>
                <w:sz w:val="18"/>
                <w:szCs w:val="18"/>
              </w:rPr>
              <w:lastRenderedPageBreak/>
              <w:t>Configuration and governance</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2939F3E" w14:textId="77777777">
            <w:pPr>
              <w:rPr>
                <w:sz w:val="18"/>
                <w:szCs w:val="18"/>
              </w:rPr>
            </w:pPr>
            <w:r w:rsidRPr="001A645D">
              <w:rPr>
                <w:sz w:val="18"/>
                <w:szCs w:val="18"/>
              </w:rPr>
              <w:t>OSHA/RIDDOR/WCB objects; injury views; templates; validations; reports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450D0A8" w14:textId="77777777">
            <w:pPr>
              <w:rPr>
                <w:sz w:val="18"/>
                <w:szCs w:val="18"/>
              </w:rPr>
            </w:pPr>
            <w:r w:rsidRPr="001A645D">
              <w:rPr>
                <w:sz w:val="18"/>
                <w:szCs w:val="18"/>
              </w:rPr>
              <w:t>High</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B61B3A5" w14:textId="77777777">
            <w:pPr>
              <w:rPr>
                <w:sz w:val="18"/>
                <w:szCs w:val="18"/>
              </w:rPr>
            </w:pPr>
            <w:r w:rsidRPr="001A645D">
              <w:rPr>
                <w:sz w:val="18"/>
                <w:szCs w:val="18"/>
              </w:rPr>
              <w:t>High</w:t>
            </w:r>
          </w:p>
        </w:tc>
      </w:tr>
      <w:tr w:rsidRPr="001A645D" w:rsidR="001A645D" w:rsidTr="03555FB5" w14:paraId="3A0D2C44"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A48F346" w14:textId="77777777">
            <w:pPr>
              <w:rPr>
                <w:sz w:val="18"/>
                <w:szCs w:val="18"/>
              </w:rPr>
            </w:pPr>
            <w:r w:rsidRPr="001A645D">
              <w:rPr>
                <w:sz w:val="18"/>
                <w:szCs w:val="18"/>
              </w:rPr>
              <w:t>GAP-019</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BA9B040" w14:textId="77777777">
            <w:pPr>
              <w:rPr>
                <w:sz w:val="18"/>
                <w:szCs w:val="18"/>
              </w:rPr>
            </w:pPr>
            <w:r w:rsidRPr="001A645D">
              <w:rPr>
                <w:sz w:val="18"/>
                <w:szCs w:val="18"/>
              </w:rPr>
              <w:t>Independent approval</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7DB6FC7" w14:textId="77777777">
            <w:pPr>
              <w:rPr>
                <w:sz w:val="18"/>
                <w:szCs w:val="18"/>
              </w:rPr>
            </w:pPr>
            <w:r w:rsidRPr="001A645D">
              <w:rPr>
                <w:sz w:val="18"/>
                <w:szCs w:val="18"/>
              </w:rPr>
              <w:t>Current main workflows route Approval to Incident Coordinator but also expose ‘Close without Approval’ from Investigation.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85BE7AE" w14:textId="77777777">
            <w:pPr>
              <w:rPr>
                <w:sz w:val="18"/>
                <w:szCs w:val="18"/>
              </w:rPr>
            </w:pPr>
            <w:r w:rsidRPr="001A645D">
              <w:rPr>
                <w:sz w:val="18"/>
                <w:szCs w:val="18"/>
              </w:rPr>
              <w:t>Every investigated incident must receive independent, location-configurable approval and be returnable for rework.</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8D3D580" w14:textId="77777777">
            <w:pPr>
              <w:rPr>
                <w:sz w:val="18"/>
                <w:szCs w:val="18"/>
              </w:rPr>
            </w:pPr>
            <w:r w:rsidRPr="001A645D">
              <w:rPr>
                <w:sz w:val="18"/>
                <w:szCs w:val="18"/>
              </w:rPr>
              <w:t>The bypass action can defeat the agreed segregation-of-duties control.</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1B280CA" w14:textId="77777777">
            <w:pPr>
              <w:rPr>
                <w:sz w:val="18"/>
                <w:szCs w:val="18"/>
              </w:rPr>
            </w:pPr>
            <w:r w:rsidRPr="001A645D">
              <w:rPr>
                <w:sz w:val="18"/>
                <w:szCs w:val="18"/>
              </w:rPr>
              <w:t>Disable/hide Close without Approval for harmonized workflows; route Approval through a location role; validate approver is not the investigator where required; retain Return for Investigation with mandatory comments.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803B7CC" w14:textId="77777777">
            <w:pPr>
              <w:rPr>
                <w:sz w:val="18"/>
                <w:szCs w:val="18"/>
              </w:rPr>
            </w:pPr>
            <w:r w:rsidRPr="001A645D">
              <w:rPr>
                <w:sz w:val="18"/>
                <w:szCs w:val="18"/>
              </w:rPr>
              <w:t>Configuration / advanced rules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1AEF4F6" w14:textId="77777777">
            <w:pPr>
              <w:rPr>
                <w:sz w:val="18"/>
                <w:szCs w:val="18"/>
              </w:rPr>
            </w:pPr>
            <w:r w:rsidRPr="001A645D">
              <w:rPr>
                <w:sz w:val="18"/>
                <w:szCs w:val="18"/>
              </w:rPr>
              <w:t>Workflow actions; Approval stage; roles; action handlers; comments; validations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FF851C4" w14:textId="77777777">
            <w:pPr>
              <w:rPr>
                <w:sz w:val="18"/>
                <w:szCs w:val="18"/>
              </w:rPr>
            </w:pPr>
            <w:r w:rsidRPr="001A645D">
              <w:rPr>
                <w:sz w:val="18"/>
                <w:szCs w:val="18"/>
              </w:rPr>
              <w:t>Critical</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465A239" w14:textId="77777777">
            <w:pPr>
              <w:rPr>
                <w:sz w:val="18"/>
                <w:szCs w:val="18"/>
              </w:rPr>
            </w:pPr>
            <w:r w:rsidRPr="001A645D">
              <w:rPr>
                <w:sz w:val="18"/>
                <w:szCs w:val="18"/>
              </w:rPr>
              <w:t>High</w:t>
            </w:r>
          </w:p>
        </w:tc>
      </w:tr>
      <w:tr w:rsidRPr="001A645D" w:rsidR="001A645D" w:rsidTr="03555FB5" w14:paraId="4D4A003F"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667F217" w14:textId="77777777">
            <w:pPr>
              <w:rPr>
                <w:sz w:val="18"/>
                <w:szCs w:val="18"/>
              </w:rPr>
            </w:pPr>
            <w:r w:rsidRPr="001A645D">
              <w:rPr>
                <w:sz w:val="18"/>
                <w:szCs w:val="18"/>
              </w:rPr>
              <w:t>GAP-020</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CBF1778" w14:textId="77777777">
            <w:pPr>
              <w:rPr>
                <w:sz w:val="18"/>
                <w:szCs w:val="18"/>
              </w:rPr>
            </w:pPr>
            <w:r w:rsidRPr="001A645D">
              <w:rPr>
                <w:sz w:val="18"/>
                <w:szCs w:val="18"/>
              </w:rPr>
              <w:t>Incident notifications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9F462DC" w14:textId="77777777">
            <w:pPr>
              <w:rPr>
                <w:sz w:val="18"/>
                <w:szCs w:val="18"/>
              </w:rPr>
            </w:pPr>
            <w:r w:rsidRPr="001A645D">
              <w:rPr>
                <w:sz w:val="18"/>
                <w:szCs w:val="18"/>
              </w:rPr>
              <w:t>Current templates primarily support generic stage transitions; a single configuration-driven severity/type/location escalation matrix was not confirmed.</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F816CF6" w14:textId="77777777">
            <w:pPr>
              <w:rPr>
                <w:sz w:val="18"/>
                <w:szCs w:val="18"/>
              </w:rPr>
            </w:pPr>
            <w:r w:rsidRPr="001A645D">
              <w:rPr>
                <w:sz w:val="18"/>
                <w:szCs w:val="18"/>
              </w:rPr>
              <w:t>Automate regional and senior-leadership escalation using incident type, severity, location and timing.</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33DE771" w14:textId="77777777">
            <w:pPr>
              <w:rPr>
                <w:sz w:val="18"/>
                <w:szCs w:val="18"/>
              </w:rPr>
            </w:pPr>
            <w:r w:rsidRPr="001A645D">
              <w:rPr>
                <w:sz w:val="18"/>
                <w:szCs w:val="18"/>
              </w:rPr>
              <w:t>NDT’s current escalation relies on manual email/</w:t>
            </w:r>
            <w:proofErr w:type="gramStart"/>
            <w:r w:rsidRPr="001A645D">
              <w:rPr>
                <w:sz w:val="18"/>
                <w:szCs w:val="18"/>
              </w:rPr>
              <w:t>Teams</w:t>
            </w:r>
            <w:proofErr w:type="gramEnd"/>
            <w:r w:rsidRPr="001A645D">
              <w:rPr>
                <w:sz w:val="18"/>
                <w:szCs w:val="18"/>
              </w:rPr>
              <w:t xml:space="preserve"> actions and could be missed or delayed.</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8E4BE3B" w14:textId="77777777">
            <w:pPr>
              <w:rPr>
                <w:sz w:val="18"/>
                <w:szCs w:val="18"/>
              </w:rPr>
            </w:pPr>
            <w:r w:rsidRPr="001A645D">
              <w:rPr>
                <w:sz w:val="18"/>
                <w:szCs w:val="18"/>
              </w:rPr>
              <w:t>Create an escalation preference matrix and trigger notifications after verified severity—or early severity at bypass sites; include initial and final-closure notices and prevent duplicate sends.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A62B1A7" w14:textId="77777777">
            <w:pPr>
              <w:rPr>
                <w:sz w:val="18"/>
                <w:szCs w:val="18"/>
              </w:rPr>
            </w:pPr>
            <w:r w:rsidRPr="001A645D">
              <w:rPr>
                <w:sz w:val="18"/>
                <w:szCs w:val="18"/>
              </w:rPr>
              <w:t>Customization / advanced configuration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74633CE" w14:textId="77777777">
            <w:pPr>
              <w:rPr>
                <w:sz w:val="18"/>
                <w:szCs w:val="18"/>
              </w:rPr>
            </w:pPr>
            <w:r w:rsidRPr="001A645D">
              <w:rPr>
                <w:sz w:val="18"/>
                <w:szCs w:val="18"/>
              </w:rPr>
              <w:t>Preferences/config objects; templates; workflow actions; severity fields; location hierarchy; audit fields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B3E1B08" w14:textId="77777777">
            <w:pPr>
              <w:rPr>
                <w:sz w:val="18"/>
                <w:szCs w:val="18"/>
              </w:rPr>
            </w:pPr>
            <w:r w:rsidRPr="001A645D">
              <w:rPr>
                <w:sz w:val="18"/>
                <w:szCs w:val="18"/>
              </w:rPr>
              <w:t>Critical</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8A000C3" w14:textId="77777777">
            <w:pPr>
              <w:rPr>
                <w:sz w:val="18"/>
                <w:szCs w:val="18"/>
              </w:rPr>
            </w:pPr>
            <w:r w:rsidRPr="001A645D">
              <w:rPr>
                <w:sz w:val="18"/>
                <w:szCs w:val="18"/>
              </w:rPr>
              <w:t>Very High</w:t>
            </w:r>
          </w:p>
        </w:tc>
      </w:tr>
      <w:tr w:rsidRPr="001A645D" w:rsidR="001A645D" w:rsidTr="03555FB5" w14:paraId="24128CEF"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AF84EB3" w14:textId="77777777">
            <w:pPr>
              <w:rPr>
                <w:sz w:val="18"/>
                <w:szCs w:val="18"/>
              </w:rPr>
            </w:pPr>
            <w:r w:rsidRPr="001A645D">
              <w:rPr>
                <w:sz w:val="18"/>
                <w:szCs w:val="18"/>
              </w:rPr>
              <w:lastRenderedPageBreak/>
              <w:t>GAP-021</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2EFEC64" w14:textId="77777777">
            <w:pPr>
              <w:rPr>
                <w:sz w:val="18"/>
                <w:szCs w:val="18"/>
              </w:rPr>
            </w:pPr>
            <w:r w:rsidRPr="001A645D">
              <w:rPr>
                <w:sz w:val="18"/>
                <w:szCs w:val="18"/>
              </w:rPr>
              <w:t>Security and privacy</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94C771F" w14:textId="77777777">
            <w:pPr>
              <w:rPr>
                <w:sz w:val="18"/>
                <w:szCs w:val="18"/>
              </w:rPr>
            </w:pPr>
            <w:r w:rsidRPr="001A645D">
              <w:rPr>
                <w:sz w:val="18"/>
                <w:szCs w:val="18"/>
              </w:rPr>
              <w:t>The package has role-based assignment and record security, but NDT user-to-role/location mapping and witness-task access are not configured.</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5829BFB" w14:textId="77777777">
            <w:pPr>
              <w:rPr>
                <w:sz w:val="18"/>
                <w:szCs w:val="18"/>
              </w:rPr>
            </w:pPr>
            <w:r w:rsidRPr="001A645D">
              <w:rPr>
                <w:sz w:val="18"/>
                <w:szCs w:val="18"/>
              </w:rPr>
              <w:t>Implement the agreed four-tier model with location scoping and temporary task-only access.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EA6BD1C" w14:textId="77777777">
            <w:pPr>
              <w:rPr>
                <w:sz w:val="18"/>
                <w:szCs w:val="18"/>
              </w:rPr>
            </w:pPr>
            <w:r w:rsidRPr="001A645D">
              <w:rPr>
                <w:sz w:val="18"/>
                <w:szCs w:val="18"/>
              </w:rPr>
              <w:t>Without mapping and testing, users may receive excessive access or be unable to complete assigned work.</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DB1953D" w14:textId="77777777">
            <w:pPr>
              <w:rPr>
                <w:sz w:val="18"/>
                <w:szCs w:val="18"/>
              </w:rPr>
            </w:pPr>
            <w:r w:rsidRPr="001A645D">
              <w:rPr>
                <w:sz w:val="18"/>
                <w:szCs w:val="18"/>
              </w:rPr>
              <w:t>Create a role/location matrix, provision groups, test record-level visibility, restrict medical/claim data, and define administrator governance and periodic access review.</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0B73C99" w14:textId="77777777">
            <w:pPr>
              <w:rPr>
                <w:sz w:val="18"/>
                <w:szCs w:val="18"/>
              </w:rPr>
            </w:pPr>
            <w:r w:rsidRPr="001A645D">
              <w:rPr>
                <w:sz w:val="18"/>
                <w:szCs w:val="18"/>
              </w:rPr>
              <w:t>Configuration and governance</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09C81BD" w14:textId="77777777">
            <w:pPr>
              <w:rPr>
                <w:sz w:val="18"/>
                <w:szCs w:val="18"/>
              </w:rPr>
            </w:pPr>
            <w:r w:rsidRPr="001A645D">
              <w:rPr>
                <w:sz w:val="18"/>
                <w:szCs w:val="18"/>
              </w:rPr>
              <w:t>Security groups; roles; locations; mobile access; sensitive fields; task assignments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F2A066C" w14:textId="77777777">
            <w:pPr>
              <w:rPr>
                <w:sz w:val="18"/>
                <w:szCs w:val="18"/>
              </w:rPr>
            </w:pPr>
            <w:r w:rsidRPr="001A645D">
              <w:rPr>
                <w:sz w:val="18"/>
                <w:szCs w:val="18"/>
              </w:rPr>
              <w:t>Critical</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A456A7A" w14:textId="77777777">
            <w:pPr>
              <w:rPr>
                <w:sz w:val="18"/>
                <w:szCs w:val="18"/>
              </w:rPr>
            </w:pPr>
            <w:r w:rsidRPr="001A645D">
              <w:rPr>
                <w:sz w:val="18"/>
                <w:szCs w:val="18"/>
              </w:rPr>
              <w:t>High</w:t>
            </w:r>
          </w:p>
        </w:tc>
      </w:tr>
      <w:tr w:rsidRPr="001A645D" w:rsidR="001A645D" w:rsidTr="03555FB5" w14:paraId="551038A0"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6B572A8" w14:textId="77777777">
            <w:pPr>
              <w:rPr>
                <w:sz w:val="18"/>
                <w:szCs w:val="18"/>
              </w:rPr>
            </w:pPr>
            <w:r w:rsidRPr="001A645D">
              <w:rPr>
                <w:sz w:val="18"/>
                <w:szCs w:val="18"/>
              </w:rPr>
              <w:t>GAP-022</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9FC7BF6" w14:textId="77777777">
            <w:pPr>
              <w:rPr>
                <w:sz w:val="18"/>
                <w:szCs w:val="18"/>
              </w:rPr>
            </w:pPr>
            <w:r w:rsidRPr="001A645D">
              <w:rPr>
                <w:sz w:val="18"/>
                <w:szCs w:val="18"/>
              </w:rPr>
              <w:t>Classification harmonization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62C599E" w14:textId="77777777">
            <w:pPr>
              <w:rPr>
                <w:sz w:val="18"/>
                <w:szCs w:val="18"/>
              </w:rPr>
            </w:pPr>
            <w:r w:rsidRPr="001A645D">
              <w:rPr>
                <w:sz w:val="18"/>
                <w:szCs w:val="18"/>
              </w:rPr>
              <w:t>Existing lookup values and form-specific classifications do not yet include a confirmed mapping to all NDT classifications.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E76E6A6" w14:textId="77777777">
            <w:pPr>
              <w:rPr>
                <w:sz w:val="18"/>
                <w:szCs w:val="18"/>
              </w:rPr>
            </w:pPr>
            <w:r w:rsidRPr="001A645D">
              <w:rPr>
                <w:sz w:val="18"/>
                <w:szCs w:val="18"/>
              </w:rPr>
              <w:t>Adopt one governed classification model, including major/minor near-miss distinctions used for escalation.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27B6FDB" w14:textId="77777777">
            <w:pPr>
              <w:rPr>
                <w:sz w:val="18"/>
                <w:szCs w:val="18"/>
              </w:rPr>
            </w:pPr>
            <w:r w:rsidRPr="001A645D">
              <w:rPr>
                <w:sz w:val="18"/>
                <w:szCs w:val="18"/>
              </w:rPr>
              <w:t>Unmapped terms will produce inconsistent reporting and user confusion.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47F00A5" w14:textId="77777777">
            <w:pPr>
              <w:rPr>
                <w:sz w:val="18"/>
                <w:szCs w:val="18"/>
              </w:rPr>
            </w:pPr>
            <w:r w:rsidRPr="001A645D">
              <w:rPr>
                <w:sz w:val="18"/>
                <w:szCs w:val="18"/>
              </w:rPr>
              <w:t>Run a lookup-mapping workshop; retain required regional synonyms only where necessary; load approved values; define conversion rules for historical data.</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7489CD8" w14:textId="77777777">
            <w:pPr>
              <w:rPr>
                <w:sz w:val="18"/>
                <w:szCs w:val="18"/>
              </w:rPr>
            </w:pPr>
            <w:r w:rsidRPr="001A645D">
              <w:rPr>
                <w:sz w:val="18"/>
                <w:szCs w:val="18"/>
              </w:rPr>
              <w:t>Configuration and data governance</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7B601AF" w14:textId="77777777">
            <w:pPr>
              <w:rPr>
                <w:sz w:val="18"/>
                <w:szCs w:val="18"/>
              </w:rPr>
            </w:pPr>
            <w:r w:rsidRPr="001A645D">
              <w:rPr>
                <w:sz w:val="18"/>
                <w:szCs w:val="18"/>
              </w:rPr>
              <w:t>Lookup objects; Near Miss preferences; severity fields; reports; migration mapping</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C6B49AD" w14:textId="77777777">
            <w:pPr>
              <w:rPr>
                <w:sz w:val="18"/>
                <w:szCs w:val="18"/>
              </w:rPr>
            </w:pPr>
            <w:r w:rsidRPr="001A645D">
              <w:rPr>
                <w:sz w:val="18"/>
                <w:szCs w:val="18"/>
              </w:rPr>
              <w:t>High</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AF6470A" w14:textId="77777777">
            <w:pPr>
              <w:rPr>
                <w:sz w:val="18"/>
                <w:szCs w:val="18"/>
              </w:rPr>
            </w:pPr>
            <w:r w:rsidRPr="001A645D">
              <w:rPr>
                <w:sz w:val="18"/>
                <w:szCs w:val="18"/>
              </w:rPr>
              <w:t>Moderate</w:t>
            </w:r>
          </w:p>
        </w:tc>
      </w:tr>
      <w:tr w:rsidRPr="001A645D" w:rsidR="001A645D" w:rsidTr="03555FB5" w14:paraId="6D40EE9B"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A5944D7" w14:textId="77777777">
            <w:pPr>
              <w:rPr>
                <w:sz w:val="18"/>
                <w:szCs w:val="18"/>
              </w:rPr>
            </w:pPr>
            <w:r w:rsidRPr="001A645D">
              <w:rPr>
                <w:sz w:val="18"/>
                <w:szCs w:val="18"/>
              </w:rPr>
              <w:t>GAP-023</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DB2C976" w14:textId="77777777">
            <w:pPr>
              <w:rPr>
                <w:sz w:val="18"/>
                <w:szCs w:val="18"/>
              </w:rPr>
            </w:pPr>
            <w:r w:rsidRPr="001A645D">
              <w:rPr>
                <w:sz w:val="18"/>
                <w:szCs w:val="18"/>
              </w:rPr>
              <w:t>Cross-type workflow consistency</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EE7C082" w14:textId="77777777">
            <w:pPr>
              <w:rPr>
                <w:sz w:val="18"/>
                <w:szCs w:val="18"/>
              </w:rPr>
            </w:pPr>
            <w:r w:rsidRPr="001A645D">
              <w:rPr>
                <w:sz w:val="18"/>
                <w:szCs w:val="18"/>
              </w:rPr>
              <w:t>Four main impact workflows are structurally similar, but changes must be repeated and controlled across separate object workflows.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BD112D2" w14:textId="77777777">
            <w:pPr>
              <w:rPr>
                <w:sz w:val="18"/>
                <w:szCs w:val="18"/>
              </w:rPr>
            </w:pPr>
            <w:r w:rsidRPr="001A645D">
              <w:rPr>
                <w:sz w:val="18"/>
                <w:szCs w:val="18"/>
              </w:rPr>
              <w:t>Apply the same approved governance model across injury, environmental, property-damage and vehicle incidents.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ECBC2BB" w14:textId="77777777">
            <w:pPr>
              <w:rPr>
                <w:sz w:val="18"/>
                <w:szCs w:val="18"/>
              </w:rPr>
            </w:pPr>
            <w:r w:rsidRPr="001A645D">
              <w:rPr>
                <w:sz w:val="18"/>
                <w:szCs w:val="18"/>
              </w:rPr>
              <w:t>Independent configuration can drift and produce inconsistent controls.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9FA3B81" w14:textId="77777777">
            <w:pPr>
              <w:rPr>
                <w:sz w:val="18"/>
                <w:szCs w:val="18"/>
              </w:rPr>
            </w:pPr>
            <w:r w:rsidRPr="001A645D">
              <w:rPr>
                <w:sz w:val="18"/>
                <w:szCs w:val="18"/>
              </w:rPr>
              <w:t>Create a reusable design specification and synchronized change set for all four workflows; test every transition and exception per incident type. Preserve Near Miss and Notice of Violation as explicit exceptions.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FC986D9" w14:textId="77777777">
            <w:pPr>
              <w:rPr>
                <w:sz w:val="18"/>
                <w:szCs w:val="18"/>
              </w:rPr>
            </w:pPr>
            <w:r w:rsidRPr="001A645D">
              <w:rPr>
                <w:sz w:val="18"/>
                <w:szCs w:val="18"/>
              </w:rPr>
              <w:t>Configuration governance</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1471B83" w14:textId="77777777">
            <w:pPr>
              <w:rPr>
                <w:sz w:val="18"/>
                <w:szCs w:val="18"/>
              </w:rPr>
            </w:pPr>
            <w:r w:rsidRPr="001A645D">
              <w:rPr>
                <w:sz w:val="18"/>
                <w:szCs w:val="18"/>
              </w:rPr>
              <w:t>Four workflow schemas; views; actions; validations; templates; QA regression suite</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FF71A8D" w14:textId="77777777">
            <w:pPr>
              <w:rPr>
                <w:sz w:val="18"/>
                <w:szCs w:val="18"/>
              </w:rPr>
            </w:pPr>
            <w:r w:rsidRPr="001A645D">
              <w:rPr>
                <w:sz w:val="18"/>
                <w:szCs w:val="18"/>
              </w:rPr>
              <w:t>High</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5C26245" w14:textId="77777777">
            <w:pPr>
              <w:rPr>
                <w:sz w:val="18"/>
                <w:szCs w:val="18"/>
              </w:rPr>
            </w:pPr>
            <w:r w:rsidRPr="001A645D">
              <w:rPr>
                <w:sz w:val="18"/>
                <w:szCs w:val="18"/>
              </w:rPr>
              <w:t>High</w:t>
            </w:r>
          </w:p>
        </w:tc>
      </w:tr>
      <w:tr w:rsidRPr="001A645D" w:rsidR="001A645D" w:rsidTr="03555FB5" w14:paraId="30B513DB"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F0EAA4A" w14:textId="77777777">
            <w:pPr>
              <w:rPr>
                <w:sz w:val="18"/>
                <w:szCs w:val="18"/>
              </w:rPr>
            </w:pPr>
            <w:r w:rsidRPr="001A645D">
              <w:rPr>
                <w:sz w:val="18"/>
                <w:szCs w:val="18"/>
              </w:rPr>
              <w:lastRenderedPageBreak/>
              <w:t>GAP-024</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0A7CDFF" w14:textId="77777777">
            <w:pPr>
              <w:rPr>
                <w:sz w:val="18"/>
                <w:szCs w:val="18"/>
              </w:rPr>
            </w:pPr>
            <w:r w:rsidRPr="001A645D">
              <w:rPr>
                <w:sz w:val="18"/>
                <w:szCs w:val="18"/>
              </w:rPr>
              <w:t>Incident-type selection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09685E1" w14:textId="77777777">
            <w:pPr>
              <w:rPr>
                <w:sz w:val="18"/>
                <w:szCs w:val="18"/>
              </w:rPr>
            </w:pPr>
            <w:r w:rsidRPr="001A645D">
              <w:rPr>
                <w:sz w:val="18"/>
                <w:szCs w:val="18"/>
              </w:rPr>
              <w:t>Users must select a form-specific incident type at creation; only Near Miss has a configured transfer-to-incident path.</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99AE534" w14:textId="77777777">
            <w:pPr>
              <w:rPr>
                <w:sz w:val="18"/>
                <w:szCs w:val="18"/>
              </w:rPr>
            </w:pPr>
            <w:r w:rsidRPr="001A645D">
              <w:rPr>
                <w:sz w:val="18"/>
                <w:szCs w:val="18"/>
              </w:rPr>
              <w:t>Users prefer a simple intake and occasionally select the wrong impact type.</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657B4EA" w14:textId="77777777">
            <w:pPr>
              <w:rPr>
                <w:sz w:val="18"/>
                <w:szCs w:val="18"/>
              </w:rPr>
            </w:pPr>
            <w:r w:rsidRPr="001A645D">
              <w:rPr>
                <w:sz w:val="18"/>
                <w:szCs w:val="18"/>
              </w:rPr>
              <w:t>Moving type selection entirely after creation would require cross-object conversion not supported by the current design except Near Miss.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DC43140" w14:textId="77777777">
            <w:pPr>
              <w:rPr>
                <w:sz w:val="18"/>
                <w:szCs w:val="18"/>
              </w:rPr>
            </w:pPr>
            <w:r w:rsidRPr="001A645D">
              <w:rPr>
                <w:sz w:val="18"/>
                <w:szCs w:val="18"/>
              </w:rPr>
              <w:t xml:space="preserve">Retain early type selection, improve guidance and </w:t>
            </w:r>
            <w:proofErr w:type="gramStart"/>
            <w:r w:rsidRPr="001A645D">
              <w:rPr>
                <w:sz w:val="18"/>
                <w:szCs w:val="18"/>
              </w:rPr>
              <w:t>labels</w:t>
            </w:r>
            <w:proofErr w:type="gramEnd"/>
            <w:r w:rsidRPr="001A645D">
              <w:rPr>
                <w:sz w:val="18"/>
                <w:szCs w:val="18"/>
              </w:rPr>
              <w:t>, and define an administrative correction procedure. Treat broader cross-type conversion as out of scope unless separately justified.</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AA23F97" w14:textId="77777777">
            <w:pPr>
              <w:rPr>
                <w:sz w:val="18"/>
                <w:szCs w:val="18"/>
              </w:rPr>
            </w:pPr>
            <w:r w:rsidRPr="001A645D">
              <w:rPr>
                <w:sz w:val="18"/>
                <w:szCs w:val="18"/>
              </w:rPr>
              <w:t>Process/configuration; customization only if expanded</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D6E4771" w14:textId="77777777">
            <w:pPr>
              <w:rPr>
                <w:sz w:val="18"/>
                <w:szCs w:val="18"/>
              </w:rPr>
            </w:pPr>
            <w:r w:rsidRPr="001A645D">
              <w:rPr>
                <w:sz w:val="18"/>
                <w:szCs w:val="18"/>
              </w:rPr>
              <w:t>Launch pages; menu items; Near Miss transfer action; help text; admin procedure</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AB78DBE" w14:textId="77777777">
            <w:pPr>
              <w:rPr>
                <w:sz w:val="18"/>
                <w:szCs w:val="18"/>
              </w:rPr>
            </w:pPr>
            <w:r w:rsidRPr="001A645D">
              <w:rPr>
                <w:sz w:val="18"/>
                <w:szCs w:val="18"/>
              </w:rPr>
              <w:t>Medium</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EC5AE1A" w14:textId="77777777">
            <w:pPr>
              <w:rPr>
                <w:sz w:val="18"/>
                <w:szCs w:val="18"/>
              </w:rPr>
            </w:pPr>
            <w:r w:rsidRPr="001A645D">
              <w:rPr>
                <w:sz w:val="18"/>
                <w:szCs w:val="18"/>
              </w:rPr>
              <w:t>Moderate</w:t>
            </w:r>
          </w:p>
        </w:tc>
      </w:tr>
      <w:tr w:rsidRPr="001A645D" w:rsidR="001A645D" w:rsidTr="03555FB5" w14:paraId="14659E7E"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DC78E81" w14:textId="77777777">
            <w:pPr>
              <w:rPr>
                <w:sz w:val="18"/>
                <w:szCs w:val="18"/>
              </w:rPr>
            </w:pPr>
            <w:r w:rsidRPr="001A645D">
              <w:rPr>
                <w:sz w:val="18"/>
                <w:szCs w:val="18"/>
              </w:rPr>
              <w:t>GAP-025</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BB2AB73" w14:textId="77777777">
            <w:pPr>
              <w:rPr>
                <w:sz w:val="18"/>
                <w:szCs w:val="18"/>
              </w:rPr>
            </w:pPr>
            <w:r w:rsidRPr="001A645D">
              <w:rPr>
                <w:sz w:val="18"/>
                <w:szCs w:val="18"/>
              </w:rPr>
              <w:t>Historical data and cutover</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0684AA5" w14:textId="77777777">
            <w:pPr>
              <w:rPr>
                <w:sz w:val="18"/>
                <w:szCs w:val="18"/>
              </w:rPr>
            </w:pPr>
            <w:r w:rsidRPr="001A645D">
              <w:rPr>
                <w:sz w:val="18"/>
                <w:szCs w:val="18"/>
              </w:rPr>
              <w:t>NDT history, attachments and actions remain in SharePoint; the package contains no defined migration mapping or cutover plan.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C047D0C" w14:textId="77777777">
            <w:pPr>
              <w:rPr>
                <w:sz w:val="18"/>
                <w:szCs w:val="18"/>
              </w:rPr>
            </w:pPr>
            <w:r w:rsidRPr="001A645D">
              <w:rPr>
                <w:sz w:val="18"/>
                <w:szCs w:val="18"/>
              </w:rPr>
              <w:t>Retain auditable access to legacy incidents and decide what data moves into Intelex.</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33E1ECA" w14:textId="77777777">
            <w:pPr>
              <w:rPr>
                <w:sz w:val="18"/>
                <w:szCs w:val="18"/>
              </w:rPr>
            </w:pPr>
            <w:r w:rsidRPr="001A645D">
              <w:rPr>
                <w:sz w:val="18"/>
                <w:szCs w:val="18"/>
              </w:rPr>
              <w:t>The future solution could launch without complete historical context or with duplicate open work.</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12FCE61" w14:textId="77777777">
            <w:pPr>
              <w:rPr>
                <w:sz w:val="18"/>
                <w:szCs w:val="18"/>
              </w:rPr>
            </w:pPr>
            <w:r w:rsidRPr="001A645D">
              <w:rPr>
                <w:sz w:val="18"/>
                <w:szCs w:val="18"/>
              </w:rPr>
              <w:t>Profile source data; decide migrate-versus-archive by record status/date; map locations, people, classifications and attachments; reconcile open actions; conduct trial migration and sign-off.</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20D0C0D" w14:textId="77777777">
            <w:pPr>
              <w:rPr>
                <w:sz w:val="18"/>
                <w:szCs w:val="18"/>
              </w:rPr>
            </w:pPr>
            <w:r w:rsidRPr="001A645D">
              <w:rPr>
                <w:sz w:val="18"/>
                <w:szCs w:val="18"/>
              </w:rPr>
              <w:t>Data migration / integration workstream</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9940AA8" w14:textId="77777777">
            <w:pPr>
              <w:rPr>
                <w:sz w:val="18"/>
                <w:szCs w:val="18"/>
              </w:rPr>
            </w:pPr>
            <w:r w:rsidRPr="001A645D">
              <w:rPr>
                <w:sz w:val="18"/>
                <w:szCs w:val="18"/>
              </w:rPr>
              <w:t>SharePoint lists; attachments; Action Plans; Intelex objects; identity/location master data; reconciliation reports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F69C813" w14:textId="77777777">
            <w:pPr>
              <w:rPr>
                <w:sz w:val="18"/>
                <w:szCs w:val="18"/>
              </w:rPr>
            </w:pPr>
            <w:r w:rsidRPr="001A645D">
              <w:rPr>
                <w:sz w:val="18"/>
                <w:szCs w:val="18"/>
              </w:rPr>
              <w:t>High</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82D7EC8" w14:textId="77777777">
            <w:pPr>
              <w:rPr>
                <w:sz w:val="18"/>
                <w:szCs w:val="18"/>
              </w:rPr>
            </w:pPr>
            <w:r w:rsidRPr="001A645D">
              <w:rPr>
                <w:sz w:val="18"/>
                <w:szCs w:val="18"/>
              </w:rPr>
              <w:t>Very High</w:t>
            </w:r>
          </w:p>
        </w:tc>
      </w:tr>
      <w:tr w:rsidRPr="001A645D" w:rsidR="001A645D" w:rsidTr="03555FB5" w14:paraId="4991B3CA"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97E0777" w14:textId="77777777">
            <w:pPr>
              <w:rPr>
                <w:sz w:val="18"/>
                <w:szCs w:val="18"/>
              </w:rPr>
            </w:pPr>
            <w:r w:rsidRPr="001A645D">
              <w:rPr>
                <w:sz w:val="18"/>
                <w:szCs w:val="18"/>
              </w:rPr>
              <w:t>GAP-026</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2F122D8" w14:textId="77777777">
            <w:pPr>
              <w:rPr>
                <w:sz w:val="18"/>
                <w:szCs w:val="18"/>
              </w:rPr>
            </w:pPr>
            <w:r w:rsidRPr="001A645D">
              <w:rPr>
                <w:sz w:val="18"/>
                <w:szCs w:val="18"/>
              </w:rPr>
              <w:t>Reporting validation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7D27E4D" w14:textId="77777777">
            <w:pPr>
              <w:rPr>
                <w:sz w:val="18"/>
                <w:szCs w:val="18"/>
              </w:rPr>
            </w:pPr>
            <w:r w:rsidRPr="001A645D">
              <w:rPr>
                <w:sz w:val="18"/>
                <w:szCs w:val="18"/>
              </w:rPr>
              <w:t xml:space="preserve">The package includes Incident Summary, Safety Metrics, OSHA Summary and KPI-related objects, but no workshop sign-off on future </w:t>
            </w:r>
            <w:r w:rsidRPr="001A645D">
              <w:rPr>
                <w:sz w:val="18"/>
                <w:szCs w:val="18"/>
              </w:rPr>
              <w:lastRenderedPageBreak/>
              <w:t>dashboards was recorded.</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14434E6" w14:textId="77777777">
            <w:pPr>
              <w:rPr>
                <w:sz w:val="18"/>
                <w:szCs w:val="18"/>
              </w:rPr>
            </w:pPr>
            <w:r w:rsidRPr="001A645D">
              <w:rPr>
                <w:sz w:val="18"/>
                <w:szCs w:val="18"/>
              </w:rPr>
              <w:lastRenderedPageBreak/>
              <w:t xml:space="preserve">Confirm that harmonized data supports leadership, regulatory and operational </w:t>
            </w:r>
            <w:r w:rsidRPr="001A645D">
              <w:rPr>
                <w:sz w:val="18"/>
                <w:szCs w:val="18"/>
              </w:rPr>
              <w:lastRenderedPageBreak/>
              <w:t>reporting across both businesses.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0AE4F18" w14:textId="77777777">
            <w:pPr>
              <w:rPr>
                <w:sz w:val="18"/>
                <w:szCs w:val="18"/>
              </w:rPr>
            </w:pPr>
            <w:r w:rsidRPr="001A645D">
              <w:rPr>
                <w:sz w:val="18"/>
                <w:szCs w:val="18"/>
              </w:rPr>
              <w:lastRenderedPageBreak/>
              <w:t xml:space="preserve">Configuration changes to stages, lookups and fields can break existing filters or </w:t>
            </w:r>
            <w:r w:rsidRPr="001A645D">
              <w:rPr>
                <w:sz w:val="18"/>
                <w:szCs w:val="18"/>
              </w:rPr>
              <w:lastRenderedPageBreak/>
              <w:t>produce discontinuous metrics.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A1D2928" w14:textId="77777777">
            <w:pPr>
              <w:rPr>
                <w:sz w:val="18"/>
                <w:szCs w:val="18"/>
              </w:rPr>
            </w:pPr>
            <w:r w:rsidRPr="001A645D">
              <w:rPr>
                <w:sz w:val="18"/>
                <w:szCs w:val="18"/>
              </w:rPr>
              <w:lastRenderedPageBreak/>
              <w:t xml:space="preserve">Inventory current reports, define KPI formulas and ownership, update filters/datasets, test historical comparability and </w:t>
            </w:r>
            <w:r w:rsidRPr="001A645D">
              <w:rPr>
                <w:sz w:val="18"/>
                <w:szCs w:val="18"/>
              </w:rPr>
              <w:lastRenderedPageBreak/>
              <w:t>validate location-scoped visibility.</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BC0AA69" w14:textId="77777777">
            <w:pPr>
              <w:rPr>
                <w:sz w:val="18"/>
                <w:szCs w:val="18"/>
              </w:rPr>
            </w:pPr>
            <w:r w:rsidRPr="001A645D">
              <w:rPr>
                <w:sz w:val="18"/>
                <w:szCs w:val="18"/>
              </w:rPr>
              <w:lastRenderedPageBreak/>
              <w:t>Configuration and QA</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95677E7" w14:textId="77777777">
            <w:pPr>
              <w:rPr>
                <w:sz w:val="18"/>
                <w:szCs w:val="18"/>
              </w:rPr>
            </w:pPr>
            <w:r w:rsidRPr="001A645D">
              <w:rPr>
                <w:sz w:val="18"/>
                <w:szCs w:val="18"/>
              </w:rPr>
              <w:t>Reports; dashboards; metrics objects; security filters; lookup mappings; migration data</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542B933" w14:textId="77777777">
            <w:pPr>
              <w:rPr>
                <w:sz w:val="18"/>
                <w:szCs w:val="18"/>
              </w:rPr>
            </w:pPr>
            <w:r w:rsidRPr="001A645D">
              <w:rPr>
                <w:sz w:val="18"/>
                <w:szCs w:val="18"/>
              </w:rPr>
              <w:t>High</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BC7C307" w14:textId="77777777">
            <w:pPr>
              <w:rPr>
                <w:sz w:val="18"/>
                <w:szCs w:val="18"/>
              </w:rPr>
            </w:pPr>
            <w:r w:rsidRPr="001A645D">
              <w:rPr>
                <w:sz w:val="18"/>
                <w:szCs w:val="18"/>
              </w:rPr>
              <w:t>High</w:t>
            </w:r>
          </w:p>
        </w:tc>
      </w:tr>
    </w:tbl>
    <w:p w:rsidR="001A645D" w:rsidP="001A645D" w:rsidRDefault="001A645D" w14:paraId="6CF0DDB3" w14:textId="77777777">
      <w:pPr>
        <w:rPr>
          <w:b/>
          <w:bCs/>
          <w:sz w:val="20"/>
          <w:szCs w:val="20"/>
        </w:rPr>
        <w:sectPr w:rsidR="001A645D" w:rsidSect="001A645D">
          <w:pgSz w:w="15840" w:h="12240" w:orient="landscape"/>
          <w:pgMar w:top="720" w:right="720" w:bottom="720" w:left="720" w:header="708" w:footer="708" w:gutter="0"/>
          <w:cols w:space="708"/>
          <w:docGrid w:linePitch="360"/>
        </w:sectPr>
      </w:pPr>
    </w:p>
    <w:p w:rsidRPr="001A645D" w:rsidR="001A645D" w:rsidP="001A645D" w:rsidRDefault="001A645D" w14:paraId="75AB3AD3" w14:textId="77777777">
      <w:pPr>
        <w:rPr>
          <w:b/>
          <w:bCs/>
          <w:sz w:val="20"/>
          <w:szCs w:val="20"/>
        </w:rPr>
      </w:pPr>
      <w:r w:rsidRPr="001A645D">
        <w:rPr>
          <w:b/>
          <w:bCs/>
          <w:sz w:val="20"/>
          <w:szCs w:val="20"/>
        </w:rPr>
        <w:lastRenderedPageBreak/>
        <w:t>5. Open Questions &amp; Follow-Ups</w:t>
      </w:r>
    </w:p>
    <w:tbl>
      <w:tblPr>
        <w:tblW w:w="5000" w:type="pct"/>
        <w:tblCellMar>
          <w:top w:w="15" w:type="dxa"/>
          <w:left w:w="15" w:type="dxa"/>
          <w:bottom w:w="15" w:type="dxa"/>
          <w:right w:w="15" w:type="dxa"/>
        </w:tblCellMar>
        <w:tblLook w:val="04A0" w:firstRow="1" w:lastRow="0" w:firstColumn="1" w:lastColumn="0" w:noHBand="0" w:noVBand="1"/>
      </w:tblPr>
      <w:tblGrid>
        <w:gridCol w:w="758"/>
        <w:gridCol w:w="4570"/>
        <w:gridCol w:w="3270"/>
        <w:gridCol w:w="2182"/>
      </w:tblGrid>
      <w:tr w:rsidRPr="001A645D" w:rsidR="001A645D" w:rsidTr="2A4FFEDF" w14:paraId="39C46340" w14:textId="77777777">
        <w:trPr>
          <w:tblHeader/>
        </w:trPr>
        <w:tc>
          <w:tcPr>
            <w:tcW w:w="0" w:type="auto"/>
            <w:tcBorders>
              <w:top w:val="single" w:color="334155" w:sz="8" w:space="0"/>
              <w:left w:val="single" w:color="334155" w:sz="8" w:space="0"/>
              <w:bottom w:val="single" w:color="334155" w:sz="8" w:space="0"/>
              <w:right w:val="single" w:color="334155" w:sz="8" w:space="0"/>
            </w:tcBorders>
            <w:shd w:val="clear" w:color="auto" w:fill="1E293B"/>
            <w:tcMar>
              <w:top w:w="160" w:type="dxa"/>
              <w:left w:w="160" w:type="dxa"/>
              <w:bottom w:w="160" w:type="dxa"/>
              <w:right w:w="160" w:type="dxa"/>
            </w:tcMar>
            <w:vAlign w:val="center"/>
            <w:hideMark/>
          </w:tcPr>
          <w:p w:rsidRPr="001A645D" w:rsidR="001A645D" w:rsidP="001A645D" w:rsidRDefault="001A645D" w14:paraId="44FCA6D0" w14:textId="77777777">
            <w:pPr>
              <w:rPr>
                <w:b/>
                <w:bCs/>
                <w:sz w:val="20"/>
                <w:szCs w:val="20"/>
              </w:rPr>
            </w:pPr>
            <w:r w:rsidRPr="001A645D">
              <w:rPr>
                <w:b/>
                <w:bCs/>
                <w:sz w:val="20"/>
                <w:szCs w:val="20"/>
              </w:rPr>
              <w:t>ID</w:t>
            </w:r>
          </w:p>
        </w:tc>
        <w:tc>
          <w:tcPr>
            <w:tcW w:w="0" w:type="auto"/>
            <w:tcBorders>
              <w:top w:val="single" w:color="334155" w:sz="8" w:space="0"/>
              <w:left w:val="single" w:color="334155" w:sz="8" w:space="0"/>
              <w:bottom w:val="single" w:color="334155" w:sz="8" w:space="0"/>
              <w:right w:val="single" w:color="334155" w:sz="8" w:space="0"/>
            </w:tcBorders>
            <w:shd w:val="clear" w:color="auto" w:fill="1E293B"/>
            <w:tcMar>
              <w:top w:w="160" w:type="dxa"/>
              <w:left w:w="160" w:type="dxa"/>
              <w:bottom w:w="160" w:type="dxa"/>
              <w:right w:w="160" w:type="dxa"/>
            </w:tcMar>
            <w:vAlign w:val="center"/>
            <w:hideMark/>
          </w:tcPr>
          <w:p w:rsidRPr="001A645D" w:rsidR="001A645D" w:rsidP="001A645D" w:rsidRDefault="001A645D" w14:paraId="2B9864A3" w14:textId="77777777">
            <w:pPr>
              <w:rPr>
                <w:b/>
                <w:bCs/>
                <w:sz w:val="20"/>
                <w:szCs w:val="20"/>
              </w:rPr>
            </w:pPr>
            <w:r w:rsidRPr="001A645D">
              <w:rPr>
                <w:b/>
                <w:bCs/>
                <w:sz w:val="20"/>
                <w:szCs w:val="20"/>
              </w:rPr>
              <w:t>Open Question</w:t>
            </w:r>
          </w:p>
        </w:tc>
        <w:tc>
          <w:tcPr>
            <w:tcW w:w="0" w:type="auto"/>
            <w:tcBorders>
              <w:top w:val="single" w:color="334155" w:sz="8" w:space="0"/>
              <w:left w:val="single" w:color="334155" w:sz="8" w:space="0"/>
              <w:bottom w:val="single" w:color="334155" w:sz="8" w:space="0"/>
              <w:right w:val="single" w:color="334155" w:sz="8" w:space="0"/>
            </w:tcBorders>
            <w:shd w:val="clear" w:color="auto" w:fill="1E293B"/>
            <w:tcMar>
              <w:top w:w="160" w:type="dxa"/>
              <w:left w:w="160" w:type="dxa"/>
              <w:bottom w:w="160" w:type="dxa"/>
              <w:right w:w="160" w:type="dxa"/>
            </w:tcMar>
            <w:vAlign w:val="center"/>
            <w:hideMark/>
          </w:tcPr>
          <w:p w:rsidRPr="001A645D" w:rsidR="001A645D" w:rsidP="001A645D" w:rsidRDefault="001A645D" w14:paraId="10598A59" w14:textId="77777777">
            <w:pPr>
              <w:rPr>
                <w:b/>
                <w:bCs/>
                <w:sz w:val="20"/>
                <w:szCs w:val="20"/>
              </w:rPr>
            </w:pPr>
            <w:r w:rsidRPr="001A645D">
              <w:rPr>
                <w:b/>
                <w:bCs/>
                <w:sz w:val="20"/>
                <w:szCs w:val="20"/>
              </w:rPr>
              <w:t>Why It Matters</w:t>
            </w:r>
          </w:p>
        </w:tc>
        <w:tc>
          <w:tcPr>
            <w:tcW w:w="0" w:type="auto"/>
            <w:tcBorders>
              <w:top w:val="single" w:color="334155" w:sz="8" w:space="0"/>
              <w:left w:val="single" w:color="334155" w:sz="8" w:space="0"/>
              <w:bottom w:val="single" w:color="334155" w:sz="8" w:space="0"/>
              <w:right w:val="single" w:color="334155" w:sz="8" w:space="0"/>
            </w:tcBorders>
            <w:shd w:val="clear" w:color="auto" w:fill="1E293B"/>
            <w:tcMar>
              <w:top w:w="160" w:type="dxa"/>
              <w:left w:w="160" w:type="dxa"/>
              <w:bottom w:w="160" w:type="dxa"/>
              <w:right w:w="160" w:type="dxa"/>
            </w:tcMar>
            <w:vAlign w:val="center"/>
            <w:hideMark/>
          </w:tcPr>
          <w:p w:rsidRPr="001A645D" w:rsidR="001A645D" w:rsidP="001A645D" w:rsidRDefault="001A645D" w14:paraId="561D3699" w14:textId="77777777">
            <w:pPr>
              <w:rPr>
                <w:b/>
                <w:bCs/>
                <w:sz w:val="20"/>
                <w:szCs w:val="20"/>
              </w:rPr>
            </w:pPr>
            <w:r w:rsidRPr="001A645D">
              <w:rPr>
                <w:b/>
                <w:bCs/>
                <w:sz w:val="20"/>
                <w:szCs w:val="20"/>
              </w:rPr>
              <w:t>Recommended Owner</w:t>
            </w:r>
          </w:p>
        </w:tc>
      </w:tr>
      <w:tr w:rsidRPr="001A645D" w:rsidR="001A645D" w:rsidTr="2A4FFEDF" w14:paraId="3A7E7593"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E2055A8" w14:textId="77777777">
            <w:pPr>
              <w:rPr>
                <w:sz w:val="20"/>
                <w:szCs w:val="20"/>
              </w:rPr>
            </w:pPr>
            <w:r w:rsidRPr="001A645D">
              <w:rPr>
                <w:sz w:val="20"/>
                <w:szCs w:val="20"/>
              </w:rPr>
              <w:t>OQ-001</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982EBD7" w14:textId="77777777">
            <w:pPr>
              <w:rPr>
                <w:sz w:val="20"/>
                <w:szCs w:val="20"/>
              </w:rPr>
            </w:pPr>
            <w:r w:rsidRPr="2A4FFEDF" w:rsidR="2A4FFEDF">
              <w:rPr>
                <w:sz w:val="20"/>
                <w:szCs w:val="20"/>
              </w:rPr>
              <w:t xml:space="preserve">Which locations will retain Verification, and who </w:t>
            </w:r>
            <w:commentRangeStart w:id="1012396356"/>
            <w:r w:rsidRPr="2A4FFEDF" w:rsidR="2A4FFEDF">
              <w:rPr>
                <w:sz w:val="20"/>
                <w:szCs w:val="20"/>
              </w:rPr>
              <w:t>owns the location-level setting?</w:t>
            </w:r>
            <w:commentRangeEnd w:id="1012396356"/>
            <w:r>
              <w:rPr>
                <w:rStyle w:val="CommentReference"/>
              </w:rPr>
              <w:commentReference w:id="1012396356"/>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E9E80D5" w14:textId="77777777">
            <w:pPr>
              <w:rPr>
                <w:sz w:val="20"/>
                <w:szCs w:val="20"/>
              </w:rPr>
            </w:pPr>
            <w:r w:rsidRPr="001A645D">
              <w:rPr>
                <w:sz w:val="20"/>
                <w:szCs w:val="20"/>
              </w:rPr>
              <w:t>Determines workflow branching, form profiles, due dates and support model.</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1C12A3F" w14:textId="77777777">
            <w:pPr>
              <w:rPr>
                <w:sz w:val="20"/>
                <w:szCs w:val="20"/>
              </w:rPr>
            </w:pPr>
            <w:r w:rsidRPr="001A645D">
              <w:rPr>
                <w:sz w:val="20"/>
                <w:szCs w:val="20"/>
              </w:rPr>
              <w:t>Global EHS Process Owner</w:t>
            </w:r>
          </w:p>
        </w:tc>
      </w:tr>
      <w:tr w:rsidRPr="001A645D" w:rsidR="001A645D" w:rsidTr="2A4FFEDF" w14:paraId="70DA131B"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0715535" w14:textId="77777777">
            <w:pPr>
              <w:rPr>
                <w:sz w:val="20"/>
                <w:szCs w:val="20"/>
              </w:rPr>
            </w:pPr>
            <w:r w:rsidRPr="001A645D">
              <w:rPr>
                <w:sz w:val="20"/>
                <w:szCs w:val="20"/>
              </w:rPr>
              <w:t>OQ-002</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6DE8CB3" w14:textId="77777777">
            <w:pPr>
              <w:rPr>
                <w:sz w:val="20"/>
                <w:szCs w:val="20"/>
              </w:rPr>
            </w:pPr>
            <w:commentRangeStart w:id="1727133653"/>
            <w:r w:rsidRPr="2A4FFEDF" w:rsidR="2A4FFEDF">
              <w:rPr>
                <w:sz w:val="20"/>
                <w:szCs w:val="20"/>
              </w:rPr>
              <w:t>At each location, who may create an incident: all employees, supervisors, HSE only, or a combination?</w:t>
            </w:r>
            <w:commentRangeEnd w:id="1727133653"/>
            <w:r>
              <w:rPr>
                <w:rStyle w:val="CommentReference"/>
              </w:rPr>
              <w:commentReference w:id="1727133653"/>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2C87C95" w14:textId="77777777">
            <w:pPr>
              <w:rPr>
                <w:sz w:val="20"/>
                <w:szCs w:val="20"/>
              </w:rPr>
            </w:pPr>
            <w:r w:rsidRPr="001A645D">
              <w:rPr>
                <w:sz w:val="20"/>
                <w:szCs w:val="20"/>
              </w:rPr>
              <w:t>Drives licensing, training, security and the final Draft design.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0601388" w14:textId="77777777">
            <w:pPr>
              <w:rPr>
                <w:sz w:val="20"/>
                <w:szCs w:val="20"/>
              </w:rPr>
            </w:pPr>
            <w:r w:rsidRPr="001A645D">
              <w:rPr>
                <w:sz w:val="20"/>
                <w:szCs w:val="20"/>
              </w:rPr>
              <w:t>Regional HSE Leaders / Operations</w:t>
            </w:r>
          </w:p>
        </w:tc>
      </w:tr>
      <w:tr w:rsidRPr="001A645D" w:rsidR="001A645D" w:rsidTr="2A4FFEDF" w14:paraId="1BDB8C1F"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91BF6AE" w14:textId="77777777">
            <w:pPr>
              <w:rPr>
                <w:sz w:val="20"/>
                <w:szCs w:val="20"/>
              </w:rPr>
            </w:pPr>
            <w:r w:rsidRPr="001A645D">
              <w:rPr>
                <w:sz w:val="20"/>
                <w:szCs w:val="20"/>
              </w:rPr>
              <w:t>OQ-003</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0D3656D" w14:textId="77777777">
            <w:pPr>
              <w:rPr>
                <w:sz w:val="20"/>
                <w:szCs w:val="20"/>
              </w:rPr>
            </w:pPr>
            <w:commentRangeStart w:id="246597427"/>
            <w:r w:rsidRPr="2A4FFEDF" w:rsidR="2A4FFEDF">
              <w:rPr>
                <w:sz w:val="20"/>
                <w:szCs w:val="20"/>
              </w:rPr>
              <w:t>Must the ‘contacted supervisor/HSE’ acknowledgement block submission or only display guidance?</w:t>
            </w:r>
            <w:commentRangeEnd w:id="246597427"/>
            <w:r>
              <w:rPr>
                <w:rStyle w:val="CommentReference"/>
              </w:rPr>
              <w:commentReference w:id="246597427"/>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8E6D5F3" w14:textId="77777777">
            <w:pPr>
              <w:rPr>
                <w:sz w:val="20"/>
                <w:szCs w:val="20"/>
              </w:rPr>
            </w:pPr>
            <w:r w:rsidRPr="001A645D">
              <w:rPr>
                <w:sz w:val="20"/>
                <w:szCs w:val="20"/>
              </w:rPr>
              <w:t>A blocking rule may delay urgent reporting; a non-blocking prompt may be ignored.</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AAA8C78" w14:textId="77777777">
            <w:pPr>
              <w:rPr>
                <w:sz w:val="20"/>
                <w:szCs w:val="20"/>
              </w:rPr>
            </w:pPr>
            <w:r w:rsidRPr="001A645D">
              <w:rPr>
                <w:sz w:val="20"/>
                <w:szCs w:val="20"/>
              </w:rPr>
              <w:t>Global EHS Process Owner</w:t>
            </w:r>
          </w:p>
        </w:tc>
      </w:tr>
      <w:tr w:rsidRPr="001A645D" w:rsidR="001A645D" w:rsidTr="2A4FFEDF" w14:paraId="6F965519"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09B4166" w14:textId="77777777">
            <w:pPr>
              <w:rPr>
                <w:sz w:val="20"/>
                <w:szCs w:val="20"/>
              </w:rPr>
            </w:pPr>
            <w:r w:rsidRPr="001A645D">
              <w:rPr>
                <w:sz w:val="20"/>
                <w:szCs w:val="20"/>
              </w:rPr>
              <w:t>OQ-004</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F28D279" w14:textId="77777777">
            <w:pPr>
              <w:rPr>
                <w:sz w:val="20"/>
                <w:szCs w:val="20"/>
              </w:rPr>
            </w:pPr>
            <w:commentRangeStart w:id="469329678"/>
            <w:r w:rsidRPr="2A4FFEDF" w:rsidR="2A4FFEDF">
              <w:rPr>
                <w:sz w:val="20"/>
                <w:szCs w:val="20"/>
              </w:rPr>
              <w:t>When Verification is bypassed, how is the investigator selected or defaulted</w:t>
            </w:r>
            <w:commentRangeEnd w:id="469329678"/>
            <w:r>
              <w:rPr>
                <w:rStyle w:val="CommentReference"/>
              </w:rPr>
              <w:commentReference w:id="469329678"/>
            </w:r>
            <w:r w:rsidRPr="2A4FFEDF" w:rsidR="2A4FFEDF">
              <w:rPr>
                <w:sz w:val="20"/>
                <w:szCs w:val="20"/>
              </w:rPr>
              <w:t>, and what is the fallback when the default person is unavailable?</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C1F65CB" w14:textId="77777777">
            <w:pPr>
              <w:rPr>
                <w:sz w:val="20"/>
                <w:szCs w:val="20"/>
              </w:rPr>
            </w:pPr>
            <w:r w:rsidRPr="001A645D">
              <w:rPr>
                <w:sz w:val="20"/>
                <w:szCs w:val="20"/>
              </w:rPr>
              <w:t>Required for reliable assignment and due-date calculation.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B90DDB6" w14:textId="77777777">
            <w:pPr>
              <w:rPr>
                <w:sz w:val="20"/>
                <w:szCs w:val="20"/>
              </w:rPr>
            </w:pPr>
            <w:r w:rsidRPr="001A645D">
              <w:rPr>
                <w:sz w:val="20"/>
                <w:szCs w:val="20"/>
              </w:rPr>
              <w:t>Solution Architect / Regional HSE</w:t>
            </w:r>
          </w:p>
        </w:tc>
      </w:tr>
      <w:tr w:rsidRPr="001A645D" w:rsidR="001A645D" w:rsidTr="2A4FFEDF" w14:paraId="2BEF6394"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54B92F2" w14:textId="77777777">
            <w:pPr>
              <w:rPr>
                <w:sz w:val="20"/>
                <w:szCs w:val="20"/>
              </w:rPr>
            </w:pPr>
            <w:r w:rsidRPr="001A645D">
              <w:rPr>
                <w:sz w:val="20"/>
                <w:szCs w:val="20"/>
              </w:rPr>
              <w:t>OQ-005</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F513949" w14:textId="77777777">
            <w:pPr>
              <w:rPr>
                <w:sz w:val="20"/>
                <w:szCs w:val="20"/>
              </w:rPr>
            </w:pPr>
            <w:commentRangeStart w:id="218700400"/>
            <w:r w:rsidRPr="2A4FFEDF" w:rsidR="2A4FFEDF">
              <w:rPr>
                <w:sz w:val="20"/>
                <w:szCs w:val="20"/>
              </w:rPr>
              <w:t>Which incident types and severity levels require at least one witness statement?</w:t>
            </w:r>
            <w:commentRangeEnd w:id="218700400"/>
            <w:r>
              <w:rPr>
                <w:rStyle w:val="CommentReference"/>
              </w:rPr>
              <w:commentReference w:id="218700400"/>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A0F8A9A" w14:textId="77777777">
            <w:pPr>
              <w:rPr>
                <w:sz w:val="20"/>
                <w:szCs w:val="20"/>
              </w:rPr>
            </w:pPr>
            <w:r w:rsidRPr="001A645D">
              <w:rPr>
                <w:sz w:val="20"/>
                <w:szCs w:val="20"/>
              </w:rPr>
              <w:t>Controls exit validation and exception handling for events without an available witness.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144EAC5" w14:textId="77777777">
            <w:pPr>
              <w:rPr>
                <w:sz w:val="20"/>
                <w:szCs w:val="20"/>
              </w:rPr>
            </w:pPr>
            <w:r w:rsidRPr="001A645D">
              <w:rPr>
                <w:sz w:val="20"/>
                <w:szCs w:val="20"/>
              </w:rPr>
              <w:t>Legal / Global HSE</w:t>
            </w:r>
          </w:p>
        </w:tc>
      </w:tr>
      <w:tr w:rsidRPr="001A645D" w:rsidR="001A645D" w:rsidTr="2A4FFEDF" w14:paraId="25C71693"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9CC00B5" w14:textId="77777777">
            <w:pPr>
              <w:rPr>
                <w:sz w:val="20"/>
                <w:szCs w:val="20"/>
              </w:rPr>
            </w:pPr>
            <w:r w:rsidRPr="001A645D">
              <w:rPr>
                <w:sz w:val="20"/>
                <w:szCs w:val="20"/>
              </w:rPr>
              <w:t>OQ-006</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243CE5C" w14:textId="77777777">
            <w:pPr>
              <w:rPr>
                <w:sz w:val="20"/>
                <w:szCs w:val="20"/>
              </w:rPr>
            </w:pPr>
            <w:commentRangeStart w:id="166460644"/>
            <w:r w:rsidRPr="2A4FFEDF" w:rsidR="2A4FFEDF">
              <w:rPr>
                <w:sz w:val="20"/>
                <w:szCs w:val="20"/>
              </w:rPr>
              <w:t>Should a witness’s typed statement become read-only after submission, and what correction/addendum process is acceptable?</w:t>
            </w:r>
            <w:commentRangeEnd w:id="166460644"/>
            <w:r>
              <w:rPr>
                <w:rStyle w:val="CommentReference"/>
              </w:rPr>
              <w:commentReference w:id="166460644"/>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E507883" w14:textId="77777777">
            <w:pPr>
              <w:rPr>
                <w:sz w:val="20"/>
                <w:szCs w:val="20"/>
              </w:rPr>
            </w:pPr>
            <w:r w:rsidRPr="001A645D">
              <w:rPr>
                <w:sz w:val="20"/>
                <w:szCs w:val="20"/>
              </w:rPr>
              <w:t>Affects evidentiary integrity and audit design.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02C124E" w14:textId="77777777">
            <w:pPr>
              <w:rPr>
                <w:sz w:val="20"/>
                <w:szCs w:val="20"/>
              </w:rPr>
            </w:pPr>
            <w:r w:rsidRPr="001A645D">
              <w:rPr>
                <w:sz w:val="20"/>
                <w:szCs w:val="20"/>
              </w:rPr>
              <w:t>Legal / Privacy / Global HSE</w:t>
            </w:r>
          </w:p>
        </w:tc>
      </w:tr>
      <w:tr w:rsidRPr="001A645D" w:rsidR="001A645D" w:rsidTr="2A4FFEDF" w14:paraId="39D90BAC"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1B9CFE1" w14:textId="77777777">
            <w:pPr>
              <w:rPr>
                <w:sz w:val="20"/>
                <w:szCs w:val="20"/>
              </w:rPr>
            </w:pPr>
            <w:r w:rsidRPr="001A645D">
              <w:rPr>
                <w:sz w:val="20"/>
                <w:szCs w:val="20"/>
              </w:rPr>
              <w:t>OQ-007</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068D9B5" w14:textId="77777777">
            <w:pPr>
              <w:rPr>
                <w:sz w:val="20"/>
                <w:szCs w:val="20"/>
              </w:rPr>
            </w:pPr>
            <w:commentRangeStart w:id="21780574"/>
            <w:r w:rsidRPr="2A4FFEDF" w:rsidR="2A4FFEDF">
              <w:rPr>
                <w:sz w:val="20"/>
                <w:szCs w:val="20"/>
              </w:rPr>
              <w:t>Which cause-analysis methods remain available besides 5 Why, if any?</w:t>
            </w:r>
            <w:commentRangeEnd w:id="21780574"/>
            <w:r>
              <w:rPr>
                <w:rStyle w:val="CommentReference"/>
              </w:rPr>
              <w:commentReference w:id="21780574"/>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174CEF8" w14:textId="77777777">
            <w:pPr>
              <w:rPr>
                <w:sz w:val="20"/>
                <w:szCs w:val="20"/>
              </w:rPr>
            </w:pPr>
            <w:r w:rsidRPr="001A645D">
              <w:rPr>
                <w:sz w:val="20"/>
                <w:szCs w:val="20"/>
              </w:rPr>
              <w:t>Determines training, view simplification and validation logic.</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934CE3F" w14:textId="77777777">
            <w:pPr>
              <w:rPr>
                <w:sz w:val="20"/>
                <w:szCs w:val="20"/>
              </w:rPr>
            </w:pPr>
            <w:r w:rsidRPr="001A645D">
              <w:rPr>
                <w:sz w:val="20"/>
                <w:szCs w:val="20"/>
              </w:rPr>
              <w:t>Global HSE Process Owner</w:t>
            </w:r>
          </w:p>
        </w:tc>
      </w:tr>
      <w:tr w:rsidRPr="001A645D" w:rsidR="001A645D" w:rsidTr="2A4FFEDF" w14:paraId="5F94687D"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6A19595" w14:textId="77777777">
            <w:pPr>
              <w:rPr>
                <w:sz w:val="20"/>
                <w:szCs w:val="20"/>
              </w:rPr>
            </w:pPr>
            <w:r w:rsidRPr="001A645D">
              <w:rPr>
                <w:sz w:val="20"/>
                <w:szCs w:val="20"/>
              </w:rPr>
              <w:t>OQ-008</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FF455A4" w14:textId="77777777">
            <w:pPr>
              <w:rPr>
                <w:sz w:val="20"/>
                <w:szCs w:val="20"/>
              </w:rPr>
            </w:pPr>
            <w:commentRangeStart w:id="1350029078"/>
            <w:r w:rsidRPr="2A4FFEDF" w:rsidR="2A4FFEDF">
              <w:rPr>
                <w:sz w:val="20"/>
                <w:szCs w:val="20"/>
              </w:rPr>
              <w:t>What is the final root-cause taxonomy, category hierarchy and governance owner?</w:t>
            </w:r>
            <w:commentRangeEnd w:id="1350029078"/>
            <w:r>
              <w:rPr>
                <w:rStyle w:val="CommentReference"/>
              </w:rPr>
              <w:commentReference w:id="1350029078"/>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B862642" w14:textId="77777777">
            <w:pPr>
              <w:rPr>
                <w:sz w:val="20"/>
                <w:szCs w:val="20"/>
              </w:rPr>
            </w:pPr>
            <w:r w:rsidRPr="001A645D">
              <w:rPr>
                <w:sz w:val="20"/>
                <w:szCs w:val="20"/>
              </w:rPr>
              <w:t>Required before lookup configuration and historical mapping.</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47675DC" w14:textId="77777777">
            <w:pPr>
              <w:rPr>
                <w:sz w:val="20"/>
                <w:szCs w:val="20"/>
              </w:rPr>
            </w:pPr>
            <w:r w:rsidRPr="001A645D">
              <w:rPr>
                <w:sz w:val="20"/>
                <w:szCs w:val="20"/>
              </w:rPr>
              <w:t>Niall Walsh / Global HSE</w:t>
            </w:r>
          </w:p>
        </w:tc>
      </w:tr>
      <w:tr w:rsidRPr="001A645D" w:rsidR="001A645D" w:rsidTr="2A4FFEDF" w14:paraId="0DD59267"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B796F01" w14:textId="77777777">
            <w:pPr>
              <w:rPr>
                <w:sz w:val="20"/>
                <w:szCs w:val="20"/>
              </w:rPr>
            </w:pPr>
            <w:r w:rsidRPr="001A645D">
              <w:rPr>
                <w:sz w:val="20"/>
                <w:szCs w:val="20"/>
              </w:rPr>
              <w:t>OQ-009</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CA47345" w14:textId="77777777">
            <w:pPr>
              <w:rPr>
                <w:sz w:val="20"/>
                <w:szCs w:val="20"/>
              </w:rPr>
            </w:pPr>
            <w:commentRangeStart w:id="1820877057"/>
            <w:r w:rsidRPr="2A4FFEDF" w:rsidR="2A4FFEDF">
              <w:rPr>
                <w:sz w:val="20"/>
                <w:szCs w:val="20"/>
              </w:rPr>
              <w:t>What exact severity-by-investigation-standard matrix is approved?</w:t>
            </w:r>
            <w:commentRangeEnd w:id="1820877057"/>
            <w:r>
              <w:rPr>
                <w:rStyle w:val="CommentReference"/>
              </w:rPr>
              <w:commentReference w:id="1820877057"/>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BE70C36" w14:textId="77777777">
            <w:pPr>
              <w:rPr>
                <w:sz w:val="20"/>
                <w:szCs w:val="20"/>
              </w:rPr>
            </w:pPr>
            <w:r w:rsidRPr="001A645D">
              <w:rPr>
                <w:sz w:val="20"/>
                <w:szCs w:val="20"/>
              </w:rPr>
              <w:t>Needed to configure witness, cause, root-cause and action-plan minimums.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9CC4DE8" w14:textId="77777777">
            <w:pPr>
              <w:rPr>
                <w:sz w:val="20"/>
                <w:szCs w:val="20"/>
              </w:rPr>
            </w:pPr>
            <w:r w:rsidRPr="001A645D">
              <w:rPr>
                <w:sz w:val="20"/>
                <w:szCs w:val="20"/>
              </w:rPr>
              <w:t>Global HSE / Legal</w:t>
            </w:r>
          </w:p>
        </w:tc>
      </w:tr>
      <w:tr w:rsidRPr="001A645D" w:rsidR="001A645D" w:rsidTr="2A4FFEDF" w14:paraId="4BFB2999"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55E3A15" w14:textId="77777777">
            <w:pPr>
              <w:rPr>
                <w:sz w:val="20"/>
                <w:szCs w:val="20"/>
              </w:rPr>
            </w:pPr>
            <w:r w:rsidRPr="001A645D">
              <w:rPr>
                <w:sz w:val="20"/>
                <w:szCs w:val="20"/>
              </w:rPr>
              <w:lastRenderedPageBreak/>
              <w:t>OQ-010</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AE7081B" w14:textId="77777777">
            <w:pPr>
              <w:rPr>
                <w:sz w:val="20"/>
                <w:szCs w:val="20"/>
              </w:rPr>
            </w:pPr>
            <w:commentRangeStart w:id="1754322789"/>
            <w:r w:rsidRPr="2A4FFEDF" w:rsidR="2A4FFEDF">
              <w:rPr>
                <w:sz w:val="20"/>
                <w:szCs w:val="20"/>
              </w:rPr>
              <w:t>Is action priority retained as a user-selected value, calculated from due date, or removed?</w:t>
            </w:r>
            <w:commentRangeEnd w:id="1754322789"/>
            <w:r>
              <w:rPr>
                <w:rStyle w:val="CommentReference"/>
              </w:rPr>
              <w:commentReference w:id="1754322789"/>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C2EAA6F" w14:textId="77777777">
            <w:pPr>
              <w:rPr>
                <w:sz w:val="20"/>
                <w:szCs w:val="20"/>
              </w:rPr>
            </w:pPr>
            <w:r w:rsidRPr="001A645D">
              <w:rPr>
                <w:sz w:val="20"/>
                <w:szCs w:val="20"/>
              </w:rPr>
              <w:t>Impacts forms, reports and user guidance.</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54D27C3" w14:textId="77777777">
            <w:pPr>
              <w:rPr>
                <w:sz w:val="20"/>
                <w:szCs w:val="20"/>
              </w:rPr>
            </w:pPr>
            <w:r w:rsidRPr="001A645D">
              <w:rPr>
                <w:sz w:val="20"/>
                <w:szCs w:val="20"/>
              </w:rPr>
              <w:t>Global HSE / Operations</w:t>
            </w:r>
          </w:p>
        </w:tc>
      </w:tr>
      <w:tr w:rsidRPr="001A645D" w:rsidR="001A645D" w:rsidTr="2A4FFEDF" w14:paraId="73BF15EC"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D77B08A" w14:textId="77777777">
            <w:pPr>
              <w:rPr>
                <w:sz w:val="20"/>
                <w:szCs w:val="20"/>
              </w:rPr>
            </w:pPr>
            <w:r w:rsidRPr="001A645D">
              <w:rPr>
                <w:sz w:val="20"/>
                <w:szCs w:val="20"/>
              </w:rPr>
              <w:t>OQ-011</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3BC95CA" w14:textId="77777777">
            <w:pPr>
              <w:rPr>
                <w:sz w:val="20"/>
                <w:szCs w:val="20"/>
              </w:rPr>
            </w:pPr>
            <w:commentRangeStart w:id="659495914"/>
            <w:r w:rsidRPr="2A4FFEDF" w:rsidR="2A4FFEDF">
              <w:rPr>
                <w:sz w:val="20"/>
                <w:szCs w:val="20"/>
              </w:rPr>
              <w:t>What reminder and escalation cadence applies to actions, and which hierarchy fields identify supervisor and site manager?</w:t>
            </w:r>
            <w:commentRangeEnd w:id="659495914"/>
            <w:r>
              <w:rPr>
                <w:rStyle w:val="CommentReference"/>
              </w:rPr>
              <w:commentReference w:id="659495914"/>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4CB69BC" w14:textId="77777777">
            <w:pPr>
              <w:rPr>
                <w:sz w:val="20"/>
                <w:szCs w:val="20"/>
              </w:rPr>
            </w:pPr>
            <w:r w:rsidRPr="001A645D">
              <w:rPr>
                <w:sz w:val="20"/>
                <w:szCs w:val="20"/>
              </w:rPr>
              <w:t>Required to avoid missed escalations or excessive alerts.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AA414CF" w14:textId="77777777">
            <w:pPr>
              <w:rPr>
                <w:sz w:val="20"/>
                <w:szCs w:val="20"/>
              </w:rPr>
            </w:pPr>
            <w:r w:rsidRPr="001A645D">
              <w:rPr>
                <w:sz w:val="20"/>
                <w:szCs w:val="20"/>
              </w:rPr>
              <w:t>Global HSE / HRIS or Identity Owner</w:t>
            </w:r>
          </w:p>
        </w:tc>
      </w:tr>
      <w:tr w:rsidRPr="001A645D" w:rsidR="001A645D" w:rsidTr="2A4FFEDF" w14:paraId="433B50D7"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4B8FEF1" w14:textId="77777777">
            <w:pPr>
              <w:rPr>
                <w:sz w:val="20"/>
                <w:szCs w:val="20"/>
              </w:rPr>
            </w:pPr>
            <w:r w:rsidRPr="001A645D">
              <w:rPr>
                <w:sz w:val="20"/>
                <w:szCs w:val="20"/>
              </w:rPr>
              <w:t>OQ-012</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8190EEF" w14:textId="77777777">
            <w:pPr>
              <w:rPr>
                <w:sz w:val="20"/>
                <w:szCs w:val="20"/>
              </w:rPr>
            </w:pPr>
            <w:commentRangeStart w:id="468960306"/>
            <w:r w:rsidRPr="2A4FFEDF" w:rsidR="2A4FFEDF">
              <w:rPr>
                <w:sz w:val="20"/>
                <w:szCs w:val="20"/>
              </w:rPr>
              <w:t>Who may view claim status and claim cost, and are those fields needed on all incident types or only Injury/Illness?</w:t>
            </w:r>
            <w:commentRangeEnd w:id="468960306"/>
            <w:r>
              <w:rPr>
                <w:rStyle w:val="CommentReference"/>
              </w:rPr>
              <w:commentReference w:id="468960306"/>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45EC730" w14:textId="77777777">
            <w:pPr>
              <w:rPr>
                <w:sz w:val="20"/>
                <w:szCs w:val="20"/>
              </w:rPr>
            </w:pPr>
            <w:r w:rsidRPr="001A645D">
              <w:rPr>
                <w:sz w:val="20"/>
                <w:szCs w:val="20"/>
              </w:rPr>
              <w:t>Determines field placement and privacy controls.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30C202E" w14:textId="77777777">
            <w:pPr>
              <w:rPr>
                <w:sz w:val="20"/>
                <w:szCs w:val="20"/>
              </w:rPr>
            </w:pPr>
            <w:r w:rsidRPr="001A645D">
              <w:rPr>
                <w:sz w:val="20"/>
                <w:szCs w:val="20"/>
              </w:rPr>
              <w:t>Legal / Insurance / Privacy</w:t>
            </w:r>
          </w:p>
        </w:tc>
      </w:tr>
      <w:tr w:rsidRPr="001A645D" w:rsidR="001A645D" w:rsidTr="2A4FFEDF" w14:paraId="04811589"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599108F" w14:textId="77777777">
            <w:pPr>
              <w:rPr>
                <w:sz w:val="20"/>
                <w:szCs w:val="20"/>
              </w:rPr>
            </w:pPr>
            <w:r w:rsidRPr="001A645D">
              <w:rPr>
                <w:sz w:val="20"/>
                <w:szCs w:val="20"/>
              </w:rPr>
              <w:t>OQ-013</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C1D3096" w14:textId="77777777">
            <w:pPr>
              <w:rPr>
                <w:sz w:val="20"/>
                <w:szCs w:val="20"/>
              </w:rPr>
            </w:pPr>
            <w:r w:rsidRPr="001A645D">
              <w:rPr>
                <w:sz w:val="20"/>
                <w:szCs w:val="20"/>
              </w:rPr>
              <w:t>Which OSHA capabilities are actively used today, and should OSHA 300/301 generation remain enabled?</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6DDE740" w14:textId="77777777">
            <w:pPr>
              <w:rPr>
                <w:sz w:val="20"/>
                <w:szCs w:val="20"/>
              </w:rPr>
            </w:pPr>
            <w:r w:rsidRPr="001A645D">
              <w:rPr>
                <w:sz w:val="20"/>
                <w:szCs w:val="20"/>
              </w:rPr>
              <w:t>Prevents removal of a required compliance capability or retention of unused complexity.</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9FD465B" w14:textId="77777777">
            <w:pPr>
              <w:rPr>
                <w:sz w:val="20"/>
                <w:szCs w:val="20"/>
              </w:rPr>
            </w:pPr>
            <w:r w:rsidRPr="001A645D">
              <w:rPr>
                <w:sz w:val="20"/>
                <w:szCs w:val="20"/>
              </w:rPr>
              <w:t>U.S. HSE / Gord</w:t>
            </w:r>
          </w:p>
        </w:tc>
      </w:tr>
      <w:tr w:rsidRPr="001A645D" w:rsidR="001A645D" w:rsidTr="2A4FFEDF" w14:paraId="2ED509B3"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723E1A3" w14:textId="77777777">
            <w:pPr>
              <w:rPr>
                <w:sz w:val="20"/>
                <w:szCs w:val="20"/>
              </w:rPr>
            </w:pPr>
            <w:r w:rsidRPr="001A645D">
              <w:rPr>
                <w:sz w:val="20"/>
                <w:szCs w:val="20"/>
              </w:rPr>
              <w:t>OQ-014</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694253F" w14:textId="77777777">
            <w:pPr>
              <w:rPr>
                <w:sz w:val="20"/>
                <w:szCs w:val="20"/>
              </w:rPr>
            </w:pPr>
            <w:commentRangeStart w:id="1799445484"/>
            <w:r w:rsidRPr="2A4FFEDF" w:rsidR="2A4FFEDF">
              <w:rPr>
                <w:sz w:val="20"/>
                <w:szCs w:val="20"/>
              </w:rPr>
              <w:t>Are RIDDOR fields/forms required for any current or planned location?</w:t>
            </w:r>
            <w:commentRangeEnd w:id="1799445484"/>
            <w:r>
              <w:rPr>
                <w:rStyle w:val="CommentReference"/>
              </w:rPr>
              <w:commentReference w:id="1799445484"/>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C65C577" w14:textId="77777777">
            <w:pPr>
              <w:rPr>
                <w:sz w:val="20"/>
                <w:szCs w:val="20"/>
              </w:rPr>
            </w:pPr>
            <w:r w:rsidRPr="001A645D">
              <w:rPr>
                <w:sz w:val="20"/>
                <w:szCs w:val="20"/>
              </w:rPr>
              <w:t xml:space="preserve">The package contains RIDDOR </w:t>
            </w:r>
            <w:proofErr w:type="gramStart"/>
            <w:r w:rsidRPr="001A645D">
              <w:rPr>
                <w:sz w:val="20"/>
                <w:szCs w:val="20"/>
              </w:rPr>
              <w:t>artifacts</w:t>
            </w:r>
            <w:proofErr w:type="gramEnd"/>
            <w:r w:rsidRPr="001A645D">
              <w:rPr>
                <w:sz w:val="20"/>
                <w:szCs w:val="20"/>
              </w:rPr>
              <w:t xml:space="preserve"> but the workshop did not resolve operational use.</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7554F6E" w14:textId="77777777">
            <w:pPr>
              <w:rPr>
                <w:sz w:val="20"/>
                <w:szCs w:val="20"/>
              </w:rPr>
            </w:pPr>
            <w:r w:rsidRPr="001A645D">
              <w:rPr>
                <w:sz w:val="20"/>
                <w:szCs w:val="20"/>
              </w:rPr>
              <w:t>European HSE / Compliance</w:t>
            </w:r>
          </w:p>
        </w:tc>
      </w:tr>
      <w:tr w:rsidRPr="001A645D" w:rsidR="001A645D" w:rsidTr="2A4FFEDF" w14:paraId="182CC9AB"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DE1F098" w14:textId="77777777">
            <w:pPr>
              <w:rPr>
                <w:sz w:val="20"/>
                <w:szCs w:val="20"/>
              </w:rPr>
            </w:pPr>
            <w:r w:rsidRPr="001A645D">
              <w:rPr>
                <w:sz w:val="20"/>
                <w:szCs w:val="20"/>
              </w:rPr>
              <w:t>OQ-015</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FD7C585" w14:textId="77777777">
            <w:pPr>
              <w:rPr>
                <w:sz w:val="20"/>
                <w:szCs w:val="20"/>
              </w:rPr>
            </w:pPr>
            <w:r w:rsidRPr="001A645D">
              <w:rPr>
                <w:sz w:val="20"/>
                <w:szCs w:val="20"/>
              </w:rPr>
              <w:t>Which Canadian forms, if any, should remain visible for reference despite external submission?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3C1520A" w14:textId="77777777">
            <w:pPr>
              <w:rPr>
                <w:sz w:val="20"/>
                <w:szCs w:val="20"/>
              </w:rPr>
            </w:pPr>
            <w:r w:rsidRPr="001A645D">
              <w:rPr>
                <w:sz w:val="20"/>
                <w:szCs w:val="20"/>
              </w:rPr>
              <w:t>Controls UI simplification without impairing compliance evidence.</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A75117E" w14:textId="77777777">
            <w:pPr>
              <w:rPr>
                <w:sz w:val="20"/>
                <w:szCs w:val="20"/>
              </w:rPr>
            </w:pPr>
            <w:r w:rsidRPr="001A645D">
              <w:rPr>
                <w:sz w:val="20"/>
                <w:szCs w:val="20"/>
              </w:rPr>
              <w:t>Canadian HSE / Legal</w:t>
            </w:r>
          </w:p>
        </w:tc>
      </w:tr>
      <w:tr w:rsidRPr="001A645D" w:rsidR="001A645D" w:rsidTr="2A4FFEDF" w14:paraId="647EA9FE"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941761F" w14:textId="77777777">
            <w:pPr>
              <w:rPr>
                <w:sz w:val="20"/>
                <w:szCs w:val="20"/>
              </w:rPr>
            </w:pPr>
            <w:r w:rsidRPr="001A645D">
              <w:rPr>
                <w:sz w:val="20"/>
                <w:szCs w:val="20"/>
              </w:rPr>
              <w:t>OQ-016</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F5D444D" w14:textId="77777777">
            <w:pPr>
              <w:rPr>
                <w:sz w:val="20"/>
                <w:szCs w:val="20"/>
              </w:rPr>
            </w:pPr>
            <w:commentRangeStart w:id="1009310250"/>
            <w:r w:rsidRPr="2A4FFEDF" w:rsidR="2A4FFEDF">
              <w:rPr>
                <w:sz w:val="20"/>
                <w:szCs w:val="20"/>
              </w:rPr>
              <w:t>Who is the final approver role by location, and must the system prevent the investigator from approving their own record?</w:t>
            </w:r>
            <w:commentRangeEnd w:id="1009310250"/>
            <w:r>
              <w:rPr>
                <w:rStyle w:val="CommentReference"/>
              </w:rPr>
              <w:commentReference w:id="1009310250"/>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8120AED" w14:textId="77777777">
            <w:pPr>
              <w:rPr>
                <w:sz w:val="20"/>
                <w:szCs w:val="20"/>
              </w:rPr>
            </w:pPr>
            <w:r w:rsidRPr="001A645D">
              <w:rPr>
                <w:sz w:val="20"/>
                <w:szCs w:val="20"/>
              </w:rPr>
              <w:t>Required to implement segregation of duties consistently.</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739EE7A" w14:textId="77777777">
            <w:pPr>
              <w:rPr>
                <w:sz w:val="20"/>
                <w:szCs w:val="20"/>
              </w:rPr>
            </w:pPr>
            <w:r w:rsidRPr="001A645D">
              <w:rPr>
                <w:sz w:val="20"/>
                <w:szCs w:val="20"/>
              </w:rPr>
              <w:t>Global HSE / Internal Controls</w:t>
            </w:r>
          </w:p>
        </w:tc>
      </w:tr>
      <w:tr w:rsidRPr="001A645D" w:rsidR="001A645D" w:rsidTr="2A4FFEDF" w14:paraId="023D22B3"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A4C4FC9" w14:textId="77777777">
            <w:pPr>
              <w:rPr>
                <w:sz w:val="20"/>
                <w:szCs w:val="20"/>
              </w:rPr>
            </w:pPr>
            <w:r w:rsidRPr="001A645D">
              <w:rPr>
                <w:sz w:val="20"/>
                <w:szCs w:val="20"/>
              </w:rPr>
              <w:t>OQ-017</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C9DBC0C" w14:textId="77777777">
            <w:pPr>
              <w:rPr>
                <w:sz w:val="20"/>
                <w:szCs w:val="20"/>
              </w:rPr>
            </w:pPr>
            <w:commentRangeStart w:id="1443303208"/>
            <w:r w:rsidRPr="2A4FFEDF" w:rsidR="2A4FFEDF">
              <w:rPr>
                <w:sz w:val="20"/>
                <w:szCs w:val="20"/>
              </w:rPr>
              <w:t>What exact stakeholder matrix and timing applies to initial, severity-escalation and closure notifications?</w:t>
            </w:r>
            <w:commentRangeEnd w:id="1443303208"/>
            <w:r>
              <w:rPr>
                <w:rStyle w:val="CommentReference"/>
              </w:rPr>
              <w:commentReference w:id="1443303208"/>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A43CCA9" w14:textId="77777777">
            <w:pPr>
              <w:rPr>
                <w:sz w:val="20"/>
                <w:szCs w:val="20"/>
              </w:rPr>
            </w:pPr>
            <w:r w:rsidRPr="001A645D">
              <w:rPr>
                <w:sz w:val="20"/>
                <w:szCs w:val="20"/>
              </w:rPr>
              <w:t>Required for automated, non-duplicative communications.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60F40FE" w14:textId="77777777">
            <w:pPr>
              <w:rPr>
                <w:sz w:val="20"/>
                <w:szCs w:val="20"/>
              </w:rPr>
            </w:pPr>
            <w:r w:rsidRPr="001A645D">
              <w:rPr>
                <w:sz w:val="20"/>
                <w:szCs w:val="20"/>
              </w:rPr>
              <w:t>Executive Sponsor / Global HSE</w:t>
            </w:r>
          </w:p>
        </w:tc>
      </w:tr>
      <w:tr w:rsidRPr="001A645D" w:rsidR="001A645D" w:rsidTr="2A4FFEDF" w14:paraId="04CAC471"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E68D902" w14:textId="77777777">
            <w:pPr>
              <w:rPr>
                <w:sz w:val="20"/>
                <w:szCs w:val="20"/>
              </w:rPr>
            </w:pPr>
            <w:r w:rsidRPr="001A645D">
              <w:rPr>
                <w:sz w:val="20"/>
                <w:szCs w:val="20"/>
              </w:rPr>
              <w:t>OQ-018</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75A1379" w14:textId="77777777">
            <w:pPr>
              <w:rPr>
                <w:sz w:val="20"/>
                <w:szCs w:val="20"/>
              </w:rPr>
            </w:pPr>
            <w:commentRangeStart w:id="1955211179"/>
            <w:r w:rsidRPr="2A4FFEDF" w:rsidR="2A4FFEDF">
              <w:rPr>
                <w:sz w:val="20"/>
                <w:szCs w:val="20"/>
              </w:rPr>
              <w:t>How many administrator licenses are available, and who will administer NDT locations after go-live?</w:t>
            </w:r>
            <w:commentRangeEnd w:id="1955211179"/>
            <w:r>
              <w:rPr>
                <w:rStyle w:val="CommentReference"/>
              </w:rPr>
              <w:commentReference w:id="1955211179"/>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5A9C92B" w14:textId="77777777">
            <w:pPr>
              <w:rPr>
                <w:sz w:val="20"/>
                <w:szCs w:val="20"/>
              </w:rPr>
            </w:pPr>
            <w:r w:rsidRPr="001A645D">
              <w:rPr>
                <w:sz w:val="20"/>
                <w:szCs w:val="20"/>
              </w:rPr>
              <w:t>Determines support coverage and least-privilege design.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D976A04" w14:textId="77777777">
            <w:pPr>
              <w:rPr>
                <w:sz w:val="20"/>
                <w:szCs w:val="20"/>
              </w:rPr>
            </w:pPr>
            <w:r w:rsidRPr="001A645D">
              <w:rPr>
                <w:sz w:val="20"/>
                <w:szCs w:val="20"/>
              </w:rPr>
              <w:t>System Owner / IT</w:t>
            </w:r>
          </w:p>
        </w:tc>
      </w:tr>
      <w:tr w:rsidRPr="001A645D" w:rsidR="001A645D" w:rsidTr="2A4FFEDF" w14:paraId="27322255"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1DEE43C" w14:textId="77777777">
            <w:pPr>
              <w:rPr>
                <w:sz w:val="20"/>
                <w:szCs w:val="20"/>
              </w:rPr>
            </w:pPr>
            <w:r w:rsidRPr="001A645D">
              <w:rPr>
                <w:sz w:val="20"/>
                <w:szCs w:val="20"/>
              </w:rPr>
              <w:t>OQ-019</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EE6D30D" w14:textId="77777777">
            <w:pPr>
              <w:rPr>
                <w:sz w:val="20"/>
                <w:szCs w:val="20"/>
              </w:rPr>
            </w:pPr>
            <w:commentRangeStart w:id="674758584"/>
            <w:r w:rsidRPr="2A4FFEDF" w:rsidR="2A4FFEDF">
              <w:rPr>
                <w:sz w:val="20"/>
                <w:szCs w:val="20"/>
              </w:rPr>
              <w:t>Which historical SharePoint records, attachments and open actions must be migrated versus retained read-only?</w:t>
            </w:r>
            <w:commentRangeEnd w:id="674758584"/>
            <w:r>
              <w:rPr>
                <w:rStyle w:val="CommentReference"/>
              </w:rPr>
              <w:commentReference w:id="674758584"/>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83B59F0" w14:textId="77777777">
            <w:pPr>
              <w:rPr>
                <w:sz w:val="20"/>
                <w:szCs w:val="20"/>
              </w:rPr>
            </w:pPr>
            <w:r w:rsidRPr="001A645D">
              <w:rPr>
                <w:sz w:val="20"/>
                <w:szCs w:val="20"/>
              </w:rPr>
              <w:t>Defines migration scope, cost, risk and reconciliation criteria.</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7F61937" w14:textId="77777777">
            <w:pPr>
              <w:rPr>
                <w:sz w:val="20"/>
                <w:szCs w:val="20"/>
              </w:rPr>
            </w:pPr>
            <w:r w:rsidRPr="001A645D">
              <w:rPr>
                <w:sz w:val="20"/>
                <w:szCs w:val="20"/>
              </w:rPr>
              <w:t>Project Sponsor / Records Management</w:t>
            </w:r>
          </w:p>
        </w:tc>
      </w:tr>
      <w:tr w:rsidRPr="001A645D" w:rsidR="001A645D" w:rsidTr="2A4FFEDF" w14:paraId="30891485"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95BD811" w14:textId="77777777">
            <w:pPr>
              <w:rPr>
                <w:sz w:val="20"/>
                <w:szCs w:val="20"/>
              </w:rPr>
            </w:pPr>
            <w:r w:rsidRPr="001A645D">
              <w:rPr>
                <w:sz w:val="20"/>
                <w:szCs w:val="20"/>
              </w:rPr>
              <w:lastRenderedPageBreak/>
              <w:t>OQ-020</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37CDF10" w14:textId="77777777">
            <w:pPr>
              <w:rPr>
                <w:sz w:val="20"/>
                <w:szCs w:val="20"/>
              </w:rPr>
            </w:pPr>
            <w:commentRangeStart w:id="511072425"/>
            <w:r w:rsidRPr="2A4FFEDF" w:rsidR="2A4FFEDF">
              <w:rPr>
                <w:sz w:val="20"/>
                <w:szCs w:val="20"/>
              </w:rPr>
              <w:t>Which existing reports and KPI definitions are considered authoritative for post-merger reporting?</w:t>
            </w:r>
            <w:commentRangeEnd w:id="511072425"/>
            <w:r>
              <w:rPr>
                <w:rStyle w:val="CommentReference"/>
              </w:rPr>
              <w:commentReference w:id="511072425"/>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8864F50" w14:textId="77777777">
            <w:pPr>
              <w:rPr>
                <w:sz w:val="20"/>
                <w:szCs w:val="20"/>
              </w:rPr>
            </w:pPr>
            <w:r w:rsidRPr="001A645D">
              <w:rPr>
                <w:sz w:val="20"/>
                <w:szCs w:val="20"/>
              </w:rPr>
              <w:t>Required to preserve metric continuity and acceptance criteria.</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39D9C7B" w14:textId="77777777">
            <w:pPr>
              <w:rPr>
                <w:sz w:val="20"/>
                <w:szCs w:val="20"/>
              </w:rPr>
            </w:pPr>
            <w:r w:rsidRPr="001A645D">
              <w:rPr>
                <w:sz w:val="20"/>
                <w:szCs w:val="20"/>
              </w:rPr>
              <w:t>Reporting Owner / Steering Committee</w:t>
            </w:r>
          </w:p>
        </w:tc>
      </w:tr>
    </w:tbl>
    <w:p w:rsidRPr="001A645D" w:rsidR="001A645D" w:rsidP="001A645D" w:rsidRDefault="001A645D" w14:paraId="15E4F322" w14:textId="77777777">
      <w:pPr>
        <w:rPr>
          <w:b/>
          <w:bCs/>
          <w:sz w:val="20"/>
          <w:szCs w:val="20"/>
        </w:rPr>
      </w:pPr>
      <w:r w:rsidRPr="001A645D">
        <w:rPr>
          <w:b/>
          <w:bCs/>
          <w:sz w:val="20"/>
          <w:szCs w:val="20"/>
        </w:rPr>
        <w:t>6. Recommended Next Steps</w:t>
      </w:r>
    </w:p>
    <w:tbl>
      <w:tblPr>
        <w:tblW w:w="5000" w:type="pct"/>
        <w:tblCellMar>
          <w:top w:w="15" w:type="dxa"/>
          <w:left w:w="15" w:type="dxa"/>
          <w:bottom w:w="15" w:type="dxa"/>
          <w:right w:w="15" w:type="dxa"/>
        </w:tblCellMar>
        <w:tblLook w:val="04A0" w:firstRow="1" w:lastRow="0" w:firstColumn="1" w:lastColumn="0" w:noHBand="0" w:noVBand="1"/>
      </w:tblPr>
      <w:tblGrid>
        <w:gridCol w:w="1026"/>
        <w:gridCol w:w="4124"/>
        <w:gridCol w:w="5630"/>
      </w:tblGrid>
      <w:tr w:rsidRPr="001A645D" w:rsidR="001A645D" w:rsidTr="2A4FFEDF" w14:paraId="5B5E561C" w14:textId="77777777">
        <w:trPr>
          <w:tblHeader/>
        </w:trPr>
        <w:tc>
          <w:tcPr>
            <w:tcW w:w="0" w:type="auto"/>
            <w:tcBorders>
              <w:top w:val="single" w:color="334155" w:sz="8" w:space="0"/>
              <w:left w:val="single" w:color="334155" w:sz="8" w:space="0"/>
              <w:bottom w:val="single" w:color="334155" w:sz="8" w:space="0"/>
              <w:right w:val="single" w:color="334155" w:sz="8" w:space="0"/>
            </w:tcBorders>
            <w:shd w:val="clear" w:color="auto" w:fill="1E293B"/>
            <w:tcMar>
              <w:top w:w="160" w:type="dxa"/>
              <w:left w:w="160" w:type="dxa"/>
              <w:bottom w:w="160" w:type="dxa"/>
              <w:right w:w="160" w:type="dxa"/>
            </w:tcMar>
            <w:vAlign w:val="center"/>
            <w:hideMark/>
          </w:tcPr>
          <w:p w:rsidRPr="001A645D" w:rsidR="001A645D" w:rsidP="001A645D" w:rsidRDefault="001A645D" w14:paraId="0B501767" w14:textId="77777777">
            <w:pPr>
              <w:rPr>
                <w:b/>
                <w:bCs/>
                <w:sz w:val="20"/>
                <w:szCs w:val="20"/>
              </w:rPr>
            </w:pPr>
            <w:r w:rsidRPr="001A645D">
              <w:rPr>
                <w:b/>
                <w:bCs/>
                <w:sz w:val="20"/>
                <w:szCs w:val="20"/>
              </w:rPr>
              <w:t>Priority</w:t>
            </w:r>
          </w:p>
        </w:tc>
        <w:tc>
          <w:tcPr>
            <w:tcW w:w="0" w:type="auto"/>
            <w:tcBorders>
              <w:top w:val="single" w:color="334155" w:sz="8" w:space="0"/>
              <w:left w:val="single" w:color="334155" w:sz="8" w:space="0"/>
              <w:bottom w:val="single" w:color="334155" w:sz="8" w:space="0"/>
              <w:right w:val="single" w:color="334155" w:sz="8" w:space="0"/>
            </w:tcBorders>
            <w:shd w:val="clear" w:color="auto" w:fill="1E293B"/>
            <w:tcMar>
              <w:top w:w="160" w:type="dxa"/>
              <w:left w:w="160" w:type="dxa"/>
              <w:bottom w:w="160" w:type="dxa"/>
              <w:right w:w="160" w:type="dxa"/>
            </w:tcMar>
            <w:vAlign w:val="center"/>
            <w:hideMark/>
          </w:tcPr>
          <w:p w:rsidRPr="001A645D" w:rsidR="001A645D" w:rsidP="001A645D" w:rsidRDefault="001A645D" w14:paraId="1A9E78CD" w14:textId="77777777">
            <w:pPr>
              <w:rPr>
                <w:b/>
                <w:bCs/>
                <w:sz w:val="20"/>
                <w:szCs w:val="20"/>
              </w:rPr>
            </w:pPr>
            <w:r w:rsidRPr="001A645D">
              <w:rPr>
                <w:b/>
                <w:bCs/>
                <w:sz w:val="20"/>
                <w:szCs w:val="20"/>
              </w:rPr>
              <w:t>Recommendation</w:t>
            </w:r>
          </w:p>
        </w:tc>
        <w:tc>
          <w:tcPr>
            <w:tcW w:w="0" w:type="auto"/>
            <w:tcBorders>
              <w:top w:val="single" w:color="334155" w:sz="8" w:space="0"/>
              <w:left w:val="single" w:color="334155" w:sz="8" w:space="0"/>
              <w:bottom w:val="single" w:color="334155" w:sz="8" w:space="0"/>
              <w:right w:val="single" w:color="334155" w:sz="8" w:space="0"/>
            </w:tcBorders>
            <w:shd w:val="clear" w:color="auto" w:fill="1E293B"/>
            <w:tcMar>
              <w:top w:w="160" w:type="dxa"/>
              <w:left w:w="160" w:type="dxa"/>
              <w:bottom w:w="160" w:type="dxa"/>
              <w:right w:w="160" w:type="dxa"/>
            </w:tcMar>
            <w:vAlign w:val="center"/>
            <w:hideMark/>
          </w:tcPr>
          <w:p w:rsidRPr="001A645D" w:rsidR="001A645D" w:rsidP="001A645D" w:rsidRDefault="001A645D" w14:paraId="4C8D14A8" w14:textId="77777777">
            <w:pPr>
              <w:rPr>
                <w:b/>
                <w:bCs/>
                <w:sz w:val="20"/>
                <w:szCs w:val="20"/>
              </w:rPr>
            </w:pPr>
            <w:r w:rsidRPr="001A645D">
              <w:rPr>
                <w:b/>
                <w:bCs/>
                <w:sz w:val="20"/>
                <w:szCs w:val="20"/>
              </w:rPr>
              <w:t>Purpose</w:t>
            </w:r>
          </w:p>
        </w:tc>
      </w:tr>
      <w:tr w:rsidRPr="001A645D" w:rsidR="001A645D" w:rsidTr="2A4FFEDF" w14:paraId="3E0D591B"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D1A4B49" w14:textId="77777777">
            <w:pPr>
              <w:rPr>
                <w:sz w:val="20"/>
                <w:szCs w:val="20"/>
              </w:rPr>
            </w:pPr>
            <w:r w:rsidRPr="001A645D">
              <w:rPr>
                <w:sz w:val="20"/>
                <w:szCs w:val="20"/>
              </w:rPr>
              <w:t>Critical</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4C70491" w14:textId="77777777">
            <w:pPr>
              <w:rPr>
                <w:sz w:val="20"/>
                <w:szCs w:val="20"/>
              </w:rPr>
            </w:pPr>
            <w:r w:rsidRPr="001A645D">
              <w:rPr>
                <w:sz w:val="20"/>
                <w:szCs w:val="20"/>
              </w:rPr>
              <w:t>Approve the target operating model and location-by-location workflow decision matrix.</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206E85E" w14:textId="77777777">
            <w:pPr>
              <w:rPr>
                <w:sz w:val="20"/>
                <w:szCs w:val="20"/>
              </w:rPr>
            </w:pPr>
            <w:r w:rsidRPr="001A645D">
              <w:rPr>
                <w:sz w:val="20"/>
                <w:szCs w:val="20"/>
              </w:rPr>
              <w:t>Lock the reporter, Verification, investigator and approval model before configuration begins.</w:t>
            </w:r>
          </w:p>
        </w:tc>
      </w:tr>
      <w:tr w:rsidRPr="001A645D" w:rsidR="001A645D" w:rsidTr="2A4FFEDF" w14:paraId="4279A87F"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1203D6C" w14:textId="77777777">
            <w:pPr>
              <w:rPr>
                <w:sz w:val="20"/>
                <w:szCs w:val="20"/>
              </w:rPr>
            </w:pPr>
            <w:r w:rsidRPr="001A645D">
              <w:rPr>
                <w:sz w:val="20"/>
                <w:szCs w:val="20"/>
              </w:rPr>
              <w:t>Critical</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CE11F30" w14:textId="77777777">
            <w:pPr>
              <w:rPr>
                <w:sz w:val="20"/>
                <w:szCs w:val="20"/>
              </w:rPr>
            </w:pPr>
            <w:r w:rsidRPr="001A645D">
              <w:rPr>
                <w:sz w:val="20"/>
                <w:szCs w:val="20"/>
              </w:rPr>
              <w:t>Complete a security and privacy design workshop.</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376752B" w14:textId="77777777">
            <w:pPr>
              <w:rPr>
                <w:sz w:val="20"/>
                <w:szCs w:val="20"/>
              </w:rPr>
            </w:pPr>
            <w:r w:rsidRPr="001A645D">
              <w:rPr>
                <w:sz w:val="20"/>
                <w:szCs w:val="20"/>
              </w:rPr>
              <w:t>Map users to the four-tier model, define medical/claim restrictions, temporary witness access and administrator governance.</w:t>
            </w:r>
          </w:p>
        </w:tc>
      </w:tr>
      <w:tr w:rsidRPr="001A645D" w:rsidR="001A645D" w:rsidTr="2A4FFEDF" w14:paraId="5333E3EA"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041DA9D" w14:textId="77777777">
            <w:pPr>
              <w:rPr>
                <w:sz w:val="20"/>
                <w:szCs w:val="20"/>
              </w:rPr>
            </w:pPr>
            <w:r w:rsidRPr="001A645D">
              <w:rPr>
                <w:sz w:val="20"/>
                <w:szCs w:val="20"/>
              </w:rPr>
              <w:t>Critical</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96CA802" w14:textId="77777777">
            <w:pPr>
              <w:rPr>
                <w:sz w:val="20"/>
                <w:szCs w:val="20"/>
              </w:rPr>
            </w:pPr>
            <w:r w:rsidRPr="001A645D">
              <w:rPr>
                <w:sz w:val="20"/>
                <w:szCs w:val="20"/>
              </w:rPr>
              <w:t>Design the severity/type/location notification and escalation matrix.</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8760894" w14:textId="77777777">
            <w:pPr>
              <w:rPr>
                <w:sz w:val="20"/>
                <w:szCs w:val="20"/>
              </w:rPr>
            </w:pPr>
            <w:r w:rsidRPr="001A645D">
              <w:rPr>
                <w:sz w:val="20"/>
                <w:szCs w:val="20"/>
              </w:rPr>
              <w:t>Replace manual escalation with auditable, non-duplicative notifications and closure communication.</w:t>
            </w:r>
          </w:p>
        </w:tc>
      </w:tr>
      <w:tr w:rsidRPr="001A645D" w:rsidR="001A645D" w:rsidTr="2A4FFEDF" w14:paraId="31FF0BAE"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8BB7329" w14:textId="77777777">
            <w:pPr>
              <w:rPr>
                <w:sz w:val="20"/>
                <w:szCs w:val="20"/>
              </w:rPr>
            </w:pPr>
            <w:r w:rsidRPr="001A645D">
              <w:rPr>
                <w:sz w:val="20"/>
                <w:szCs w:val="20"/>
              </w:rPr>
              <w:t>High</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A3D95A2" w14:textId="77777777">
            <w:pPr>
              <w:rPr>
                <w:sz w:val="20"/>
                <w:szCs w:val="20"/>
              </w:rPr>
            </w:pPr>
            <w:r w:rsidRPr="001A645D">
              <w:rPr>
                <w:sz w:val="20"/>
                <w:szCs w:val="20"/>
              </w:rPr>
              <w:t>Prototype one end-to-end Injury/Illness workflow for a Verification-enabled and a bypass location.</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7A221FF" w14:textId="77777777">
            <w:pPr>
              <w:rPr>
                <w:sz w:val="20"/>
                <w:szCs w:val="20"/>
              </w:rPr>
            </w:pPr>
            <w:r w:rsidRPr="001A645D">
              <w:rPr>
                <w:sz w:val="20"/>
                <w:szCs w:val="20"/>
              </w:rPr>
              <w:t>Validate branching, assignment, stage-specific fields, witness tasks, approval and notifications before replicating changes.</w:t>
            </w:r>
          </w:p>
        </w:tc>
      </w:tr>
      <w:tr w:rsidRPr="001A645D" w:rsidR="001A645D" w:rsidTr="2A4FFEDF" w14:paraId="4D263471"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206FD619" w14:textId="77777777">
            <w:pPr>
              <w:rPr>
                <w:sz w:val="20"/>
                <w:szCs w:val="20"/>
              </w:rPr>
            </w:pPr>
            <w:r w:rsidRPr="001A645D">
              <w:rPr>
                <w:sz w:val="20"/>
                <w:szCs w:val="20"/>
              </w:rPr>
              <w:t>High</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D754649" w14:textId="77777777">
            <w:pPr>
              <w:rPr>
                <w:sz w:val="20"/>
                <w:szCs w:val="20"/>
              </w:rPr>
            </w:pPr>
            <w:r w:rsidRPr="001A645D">
              <w:rPr>
                <w:sz w:val="20"/>
                <w:szCs w:val="20"/>
              </w:rPr>
              <w:t>Approve the investigation completion matrix and exception rules.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7164A1F" w14:textId="77777777">
            <w:pPr>
              <w:rPr>
                <w:sz w:val="20"/>
                <w:szCs w:val="20"/>
              </w:rPr>
            </w:pPr>
            <w:r w:rsidRPr="001A645D">
              <w:rPr>
                <w:sz w:val="20"/>
                <w:szCs w:val="20"/>
              </w:rPr>
              <w:t>Provide precise acceptance criteria for witness, cause, root-cause and action-plan validation.</w:t>
            </w:r>
          </w:p>
        </w:tc>
      </w:tr>
      <w:tr w:rsidRPr="001A645D" w:rsidR="001A645D" w:rsidTr="2A4FFEDF" w14:paraId="3F85A301"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DB6C132" w14:textId="77777777">
            <w:pPr>
              <w:rPr>
                <w:sz w:val="20"/>
                <w:szCs w:val="20"/>
              </w:rPr>
            </w:pPr>
            <w:r w:rsidRPr="001A645D">
              <w:rPr>
                <w:sz w:val="20"/>
                <w:szCs w:val="20"/>
              </w:rPr>
              <w:t>High</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71E7573" w14:textId="77777777">
            <w:pPr>
              <w:rPr>
                <w:sz w:val="20"/>
                <w:szCs w:val="20"/>
              </w:rPr>
            </w:pPr>
            <w:r w:rsidRPr="001A645D">
              <w:rPr>
                <w:sz w:val="20"/>
                <w:szCs w:val="20"/>
              </w:rPr>
              <w:t>Finalize root-cause taxonomy and cause-analysis method set.</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68CB842" w14:textId="77777777">
            <w:pPr>
              <w:rPr>
                <w:sz w:val="20"/>
                <w:szCs w:val="20"/>
              </w:rPr>
            </w:pPr>
            <w:r w:rsidRPr="001A645D">
              <w:rPr>
                <w:sz w:val="20"/>
                <w:szCs w:val="20"/>
              </w:rPr>
              <w:t>Enable governed trend reporting and reduce inconsistent methodology use.</w:t>
            </w:r>
          </w:p>
        </w:tc>
      </w:tr>
      <w:tr w:rsidRPr="001A645D" w:rsidR="001A645D" w:rsidTr="2A4FFEDF" w14:paraId="04DEC646"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4CB2DD7" w14:textId="77777777">
            <w:pPr>
              <w:rPr>
                <w:sz w:val="20"/>
                <w:szCs w:val="20"/>
              </w:rPr>
            </w:pPr>
            <w:r w:rsidRPr="001A645D">
              <w:rPr>
                <w:sz w:val="20"/>
                <w:szCs w:val="20"/>
              </w:rPr>
              <w:t>High</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1AA47BB" w14:textId="77777777">
            <w:pPr>
              <w:rPr>
                <w:sz w:val="20"/>
                <w:szCs w:val="20"/>
              </w:rPr>
            </w:pPr>
            <w:r w:rsidRPr="001A645D">
              <w:rPr>
                <w:sz w:val="20"/>
                <w:szCs w:val="20"/>
              </w:rPr>
              <w:t>Conduct regulatory rationalization with U.S., Canadian and European compliance owners.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C8E945E" w14:textId="77777777">
            <w:pPr>
              <w:rPr>
                <w:sz w:val="20"/>
                <w:szCs w:val="20"/>
              </w:rPr>
            </w:pPr>
            <w:r w:rsidRPr="001A645D">
              <w:rPr>
                <w:sz w:val="20"/>
                <w:szCs w:val="20"/>
              </w:rPr>
              <w:t>Decide which OSHA, WCB/WSIB/WorkSafe and RIDDOR artifacts remain visible and supported.</w:t>
            </w:r>
          </w:p>
        </w:tc>
      </w:tr>
      <w:tr w:rsidRPr="001A645D" w:rsidR="001A645D" w:rsidTr="2A4FFEDF" w14:paraId="3B31E0CA"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71692EA3" w14:textId="77777777">
            <w:pPr>
              <w:rPr>
                <w:sz w:val="20"/>
                <w:szCs w:val="20"/>
              </w:rPr>
            </w:pPr>
            <w:r w:rsidRPr="001A645D">
              <w:rPr>
                <w:sz w:val="20"/>
                <w:szCs w:val="20"/>
              </w:rPr>
              <w:t>High</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B2F20CB" w14:textId="77777777">
            <w:pPr>
              <w:rPr>
                <w:sz w:val="20"/>
                <w:szCs w:val="20"/>
              </w:rPr>
            </w:pPr>
            <w:r w:rsidRPr="001A645D">
              <w:rPr>
                <w:sz w:val="20"/>
                <w:szCs w:val="20"/>
              </w:rPr>
              <w:t>Define the action-management standard.</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A09F613" w14:textId="77777777">
            <w:pPr>
              <w:rPr>
                <w:sz w:val="20"/>
                <w:szCs w:val="20"/>
              </w:rPr>
            </w:pPr>
            <w:r w:rsidRPr="001A645D">
              <w:rPr>
                <w:sz w:val="20"/>
                <w:szCs w:val="20"/>
              </w:rPr>
              <w:t>Confirm priority, due-date-change rules, reminder/escalation cadence and required reports.</w:t>
            </w:r>
          </w:p>
        </w:tc>
      </w:tr>
      <w:tr w:rsidRPr="001A645D" w:rsidR="001A645D" w:rsidTr="2A4FFEDF" w14:paraId="4D95FFA8"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3896D78" w14:textId="77777777">
            <w:pPr>
              <w:rPr>
                <w:sz w:val="20"/>
                <w:szCs w:val="20"/>
              </w:rPr>
            </w:pPr>
            <w:r w:rsidRPr="001A645D">
              <w:rPr>
                <w:sz w:val="20"/>
                <w:szCs w:val="20"/>
              </w:rPr>
              <w:lastRenderedPageBreak/>
              <w:t>High</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A393E07" w14:textId="77777777">
            <w:pPr>
              <w:rPr>
                <w:sz w:val="20"/>
                <w:szCs w:val="20"/>
              </w:rPr>
            </w:pPr>
            <w:commentRangeStart w:id="169252138"/>
            <w:r w:rsidRPr="2A4FFEDF" w:rsidR="2A4FFEDF">
              <w:rPr>
                <w:sz w:val="20"/>
                <w:szCs w:val="20"/>
              </w:rPr>
              <w:t>Perform a SharePoint data assessment and trial migration.</w:t>
            </w:r>
            <w:commentRangeEnd w:id="169252138"/>
            <w:r>
              <w:rPr>
                <w:rStyle w:val="CommentReference"/>
              </w:rPr>
              <w:commentReference w:id="169252138"/>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10D7D8B" w14:textId="77777777">
            <w:pPr>
              <w:rPr>
                <w:sz w:val="20"/>
                <w:szCs w:val="20"/>
              </w:rPr>
            </w:pPr>
            <w:r w:rsidRPr="001A645D">
              <w:rPr>
                <w:sz w:val="20"/>
                <w:szCs w:val="20"/>
              </w:rPr>
              <w:t>Quantify data quality, classify migrate-versus-archive records, and reconcile open actions and attachments.</w:t>
            </w:r>
          </w:p>
        </w:tc>
      </w:tr>
      <w:tr w:rsidRPr="001A645D" w:rsidR="001A645D" w:rsidTr="2A4FFEDF" w14:paraId="52771D4E"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E7DB8C9" w14:textId="77777777">
            <w:pPr>
              <w:rPr>
                <w:sz w:val="20"/>
                <w:szCs w:val="20"/>
              </w:rPr>
            </w:pPr>
            <w:r w:rsidRPr="001A645D">
              <w:rPr>
                <w:sz w:val="20"/>
                <w:szCs w:val="20"/>
              </w:rPr>
              <w:t>High</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0826A7F4" w14:textId="77777777">
            <w:pPr>
              <w:rPr>
                <w:sz w:val="20"/>
                <w:szCs w:val="20"/>
              </w:rPr>
            </w:pPr>
            <w:r w:rsidRPr="001A645D">
              <w:rPr>
                <w:sz w:val="20"/>
                <w:szCs w:val="20"/>
              </w:rPr>
              <w:t>Build a cross-type regression test suite.</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4E05E035" w14:textId="77777777">
            <w:pPr>
              <w:rPr>
                <w:sz w:val="20"/>
                <w:szCs w:val="20"/>
              </w:rPr>
            </w:pPr>
            <w:r w:rsidRPr="2A4FFEDF" w:rsidR="2A4FFEDF">
              <w:rPr>
                <w:sz w:val="20"/>
                <w:szCs w:val="20"/>
              </w:rPr>
              <w:t>Ensure the same controls work in I</w:t>
            </w:r>
            <w:commentRangeStart w:id="918793349"/>
            <w:r w:rsidRPr="2A4FFEDF" w:rsidR="2A4FFEDF">
              <w:rPr>
                <w:sz w:val="20"/>
                <w:szCs w:val="20"/>
              </w:rPr>
              <w:t>njury/Illness, Environmental, Property Damage and Vehicle Incident workflows while preserving Near Miss/</w:t>
            </w:r>
            <w:r w:rsidRPr="2A4FFEDF" w:rsidR="2A4FFEDF">
              <w:rPr>
                <w:sz w:val="20"/>
                <w:szCs w:val="20"/>
              </w:rPr>
              <w:t>NoV</w:t>
            </w:r>
            <w:r w:rsidRPr="2A4FFEDF" w:rsidR="2A4FFEDF">
              <w:rPr>
                <w:sz w:val="20"/>
                <w:szCs w:val="20"/>
              </w:rPr>
              <w:t xml:space="preserve"> exceptions.</w:t>
            </w:r>
            <w:commentRangeEnd w:id="918793349"/>
            <w:r>
              <w:rPr>
                <w:rStyle w:val="CommentReference"/>
              </w:rPr>
              <w:commentReference w:id="918793349"/>
            </w:r>
          </w:p>
        </w:tc>
      </w:tr>
      <w:tr w:rsidRPr="001A645D" w:rsidR="001A645D" w:rsidTr="2A4FFEDF" w14:paraId="515A5965"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3EAC2130" w14:textId="77777777">
            <w:pPr>
              <w:rPr>
                <w:sz w:val="20"/>
                <w:szCs w:val="20"/>
              </w:rPr>
            </w:pPr>
            <w:r w:rsidRPr="001A645D">
              <w:rPr>
                <w:sz w:val="20"/>
                <w:szCs w:val="20"/>
              </w:rPr>
              <w:t>Medium</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6C81FED5" w14:textId="77777777">
            <w:pPr>
              <w:rPr>
                <w:sz w:val="20"/>
                <w:szCs w:val="20"/>
              </w:rPr>
            </w:pPr>
            <w:r w:rsidRPr="001A645D">
              <w:rPr>
                <w:sz w:val="20"/>
                <w:szCs w:val="20"/>
              </w:rPr>
              <w:t>Run a reporting and KPI workshop.</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21A2DC2" w14:textId="77777777">
            <w:pPr>
              <w:rPr>
                <w:sz w:val="20"/>
                <w:szCs w:val="20"/>
              </w:rPr>
            </w:pPr>
            <w:r w:rsidRPr="001A645D">
              <w:rPr>
                <w:sz w:val="20"/>
                <w:szCs w:val="20"/>
              </w:rPr>
              <w:t>Confirm formulas, dimensions, security filters and historical comparability before dashboard changes.</w:t>
            </w:r>
          </w:p>
        </w:tc>
      </w:tr>
      <w:tr w:rsidRPr="001A645D" w:rsidR="001A645D" w:rsidTr="2A4FFEDF" w14:paraId="37EBF3B8" w14:textId="77777777">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2246371" w14:textId="77777777">
            <w:pPr>
              <w:rPr>
                <w:sz w:val="20"/>
                <w:szCs w:val="20"/>
              </w:rPr>
            </w:pPr>
            <w:r w:rsidRPr="001A645D">
              <w:rPr>
                <w:sz w:val="20"/>
                <w:szCs w:val="20"/>
              </w:rPr>
              <w:t>Medium</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1907A12C" w14:textId="77777777">
            <w:pPr>
              <w:rPr>
                <w:sz w:val="20"/>
                <w:szCs w:val="20"/>
              </w:rPr>
            </w:pPr>
            <w:r w:rsidRPr="001A645D">
              <w:rPr>
                <w:sz w:val="20"/>
                <w:szCs w:val="20"/>
              </w:rPr>
              <w:t>Prepare role-based training and adoption materials.</w:t>
            </w:r>
          </w:p>
        </w:tc>
        <w:tc>
          <w:tcPr>
            <w:tcW w:w="0" w:type="auto"/>
            <w:tcBorders>
              <w:top w:val="single" w:color="334155" w:sz="8" w:space="0"/>
              <w:left w:val="single" w:color="334155" w:sz="8" w:space="0"/>
              <w:bottom w:val="single" w:color="334155" w:sz="8" w:space="0"/>
              <w:right w:val="single" w:color="334155" w:sz="8" w:space="0"/>
            </w:tcBorders>
            <w:tcMar>
              <w:top w:w="160" w:type="dxa"/>
              <w:left w:w="160" w:type="dxa"/>
              <w:bottom w:w="160" w:type="dxa"/>
              <w:right w:w="160" w:type="dxa"/>
            </w:tcMar>
            <w:vAlign w:val="center"/>
            <w:hideMark/>
          </w:tcPr>
          <w:p w:rsidRPr="001A645D" w:rsidR="001A645D" w:rsidP="001A645D" w:rsidRDefault="001A645D" w14:paraId="54BED486" w14:textId="77777777">
            <w:pPr>
              <w:rPr>
                <w:sz w:val="20"/>
                <w:szCs w:val="20"/>
              </w:rPr>
            </w:pPr>
            <w:r w:rsidRPr="001A645D">
              <w:rPr>
                <w:sz w:val="20"/>
                <w:szCs w:val="20"/>
              </w:rPr>
              <w:t>Give creators a simple reporting guide, investigators a harmonized method, approvers clear controls and administrators support procedures.</w:t>
            </w:r>
          </w:p>
        </w:tc>
      </w:tr>
    </w:tbl>
    <w:p w:rsidRPr="001A645D" w:rsidR="001A645D" w:rsidP="001A645D" w:rsidRDefault="001A645D" w14:paraId="71F1A7EB" w14:textId="77777777">
      <w:pPr>
        <w:rPr>
          <w:b/>
          <w:bCs/>
          <w:sz w:val="20"/>
          <w:szCs w:val="20"/>
        </w:rPr>
      </w:pPr>
      <w:r w:rsidRPr="001A645D">
        <w:rPr>
          <w:b/>
          <w:bCs/>
          <w:sz w:val="20"/>
          <w:szCs w:val="20"/>
        </w:rPr>
        <w:t>7. Assumptions, Risks &amp; Constraints</w:t>
      </w:r>
    </w:p>
    <w:p w:rsidRPr="001A645D" w:rsidR="001A645D" w:rsidP="001A645D" w:rsidRDefault="001A645D" w14:paraId="5EC3C68C" w14:textId="77777777">
      <w:pPr>
        <w:rPr>
          <w:b/>
          <w:bCs/>
          <w:sz w:val="20"/>
          <w:szCs w:val="20"/>
        </w:rPr>
      </w:pPr>
      <w:r w:rsidRPr="001A645D">
        <w:rPr>
          <w:b/>
          <w:bCs/>
          <w:sz w:val="20"/>
          <w:szCs w:val="20"/>
        </w:rPr>
        <w:t>Assumptions</w:t>
      </w:r>
    </w:p>
    <w:p w:rsidRPr="001A645D" w:rsidR="001A645D" w:rsidP="001A645D" w:rsidRDefault="001A645D" w14:paraId="17A4E385" w14:textId="77777777">
      <w:pPr>
        <w:numPr>
          <w:ilvl w:val="0"/>
          <w:numId w:val="5"/>
        </w:numPr>
        <w:rPr>
          <w:sz w:val="20"/>
          <w:szCs w:val="20"/>
        </w:rPr>
      </w:pPr>
      <w:proofErr w:type="gramStart"/>
      <w:r w:rsidRPr="001A645D">
        <w:rPr>
          <w:sz w:val="20"/>
          <w:szCs w:val="20"/>
        </w:rPr>
        <w:t>The .</w:t>
      </w:r>
      <w:proofErr w:type="spellStart"/>
      <w:r w:rsidRPr="001A645D">
        <w:rPr>
          <w:sz w:val="20"/>
          <w:szCs w:val="20"/>
        </w:rPr>
        <w:t>ipack</w:t>
      </w:r>
      <w:proofErr w:type="spellEnd"/>
      <w:proofErr w:type="gramEnd"/>
      <w:r w:rsidRPr="001A645D">
        <w:rPr>
          <w:sz w:val="20"/>
          <w:szCs w:val="20"/>
        </w:rPr>
        <w:t xml:space="preserve"> export accurately represents the current Integra test configuration as of its 2026-06-02 export date.</w:t>
      </w:r>
    </w:p>
    <w:p w:rsidRPr="001A645D" w:rsidR="001A645D" w:rsidP="001A645D" w:rsidRDefault="001A645D" w14:paraId="2BB9260E" w14:textId="77777777">
      <w:pPr>
        <w:numPr>
          <w:ilvl w:val="0"/>
          <w:numId w:val="5"/>
        </w:numPr>
        <w:rPr>
          <w:sz w:val="20"/>
          <w:szCs w:val="20"/>
        </w:rPr>
      </w:pPr>
      <w:r w:rsidRPr="001A645D">
        <w:rPr>
          <w:sz w:val="20"/>
          <w:szCs w:val="20"/>
        </w:rPr>
        <w:t>The four principal impact workflows—Injury/Illness, Environmental Incident, Property Damage Incident and Vehicle Incident—are the intended baseline for NDT onboarding.</w:t>
      </w:r>
    </w:p>
    <w:p w:rsidRPr="001A645D" w:rsidR="001A645D" w:rsidP="001A645D" w:rsidRDefault="001A645D" w14:paraId="78F5BE86" w14:textId="77777777">
      <w:pPr>
        <w:numPr>
          <w:ilvl w:val="0"/>
          <w:numId w:val="5"/>
        </w:numPr>
        <w:rPr>
          <w:sz w:val="20"/>
          <w:szCs w:val="20"/>
        </w:rPr>
      </w:pPr>
      <w:r w:rsidRPr="001A645D">
        <w:rPr>
          <w:sz w:val="20"/>
          <w:szCs w:val="20"/>
        </w:rPr>
        <w:t>Near Miss and Notice of Violation remain intentionally different workflow patterns unless a later workshop changes that decision.</w:t>
      </w:r>
    </w:p>
    <w:p w:rsidRPr="001A645D" w:rsidR="001A645D" w:rsidP="001A645D" w:rsidRDefault="001A645D" w14:paraId="069B19E9" w14:textId="77777777">
      <w:pPr>
        <w:numPr>
          <w:ilvl w:val="0"/>
          <w:numId w:val="5"/>
        </w:numPr>
        <w:rPr>
          <w:sz w:val="20"/>
          <w:szCs w:val="20"/>
        </w:rPr>
      </w:pPr>
      <w:r w:rsidRPr="001A645D">
        <w:rPr>
          <w:sz w:val="20"/>
          <w:szCs w:val="20"/>
        </w:rPr>
        <w:t>The workshop transcript is the authoritative source for desired-state requirements, but proposals not explicitly accepted are treated as open decisions or inferred design impacts.</w:t>
      </w:r>
    </w:p>
    <w:p w:rsidRPr="001A645D" w:rsidR="001A645D" w:rsidP="001A645D" w:rsidRDefault="001A645D" w14:paraId="073DC39C" w14:textId="77777777">
      <w:pPr>
        <w:numPr>
          <w:ilvl w:val="0"/>
          <w:numId w:val="5"/>
        </w:numPr>
        <w:rPr>
          <w:sz w:val="20"/>
          <w:szCs w:val="20"/>
        </w:rPr>
      </w:pPr>
      <w:r w:rsidRPr="001A645D">
        <w:rPr>
          <w:sz w:val="20"/>
          <w:szCs w:val="20"/>
        </w:rPr>
        <w:t>No direct SharePoint-to-Intelex integration requirement was stated; the migration/disposition need is inferred from the current NDT operating model.</w:t>
      </w:r>
    </w:p>
    <w:p w:rsidRPr="001A645D" w:rsidR="001A645D" w:rsidP="001A645D" w:rsidRDefault="001A645D" w14:paraId="6785E17B" w14:textId="77777777">
      <w:pPr>
        <w:rPr>
          <w:b/>
          <w:bCs/>
          <w:sz w:val="20"/>
          <w:szCs w:val="20"/>
        </w:rPr>
      </w:pPr>
      <w:r w:rsidRPr="001A645D">
        <w:rPr>
          <w:b/>
          <w:bCs/>
          <w:sz w:val="20"/>
          <w:szCs w:val="20"/>
        </w:rPr>
        <w:t>Risks</w:t>
      </w:r>
    </w:p>
    <w:p w:rsidRPr="001A645D" w:rsidR="001A645D" w:rsidP="001A645D" w:rsidRDefault="001A645D" w14:paraId="1628132A" w14:textId="77777777">
      <w:pPr>
        <w:numPr>
          <w:ilvl w:val="0"/>
          <w:numId w:val="6"/>
        </w:numPr>
        <w:rPr>
          <w:sz w:val="20"/>
          <w:szCs w:val="20"/>
        </w:rPr>
      </w:pPr>
      <w:r w:rsidRPr="001A645D">
        <w:rPr>
          <w:sz w:val="20"/>
          <w:szCs w:val="20"/>
        </w:rPr>
        <w:t>Location-specific workflow branching can create inconsistent behavior and support complexity if preferences, forms and tests are not governed as one design.</w:t>
      </w:r>
    </w:p>
    <w:p w:rsidRPr="001A645D" w:rsidR="001A645D" w:rsidP="001A645D" w:rsidRDefault="001A645D" w14:paraId="1A73DFD1" w14:textId="77777777">
      <w:pPr>
        <w:numPr>
          <w:ilvl w:val="0"/>
          <w:numId w:val="6"/>
        </w:numPr>
        <w:rPr>
          <w:sz w:val="20"/>
          <w:szCs w:val="20"/>
        </w:rPr>
      </w:pPr>
      <w:r w:rsidRPr="001A645D">
        <w:rPr>
          <w:sz w:val="20"/>
          <w:szCs w:val="20"/>
        </w:rPr>
        <w:t>Witness statements and claim/medical information carry legal, privacy and evidentiary risk; access, immutability, correction and retention rules require formal review.</w:t>
      </w:r>
    </w:p>
    <w:p w:rsidRPr="001A645D" w:rsidR="001A645D" w:rsidP="001A645D" w:rsidRDefault="001A645D" w14:paraId="6A5E192F" w14:textId="77777777">
      <w:pPr>
        <w:numPr>
          <w:ilvl w:val="0"/>
          <w:numId w:val="6"/>
        </w:numPr>
        <w:rPr>
          <w:sz w:val="20"/>
          <w:szCs w:val="20"/>
        </w:rPr>
      </w:pPr>
      <w:r w:rsidRPr="001A645D">
        <w:rPr>
          <w:sz w:val="20"/>
          <w:szCs w:val="20"/>
        </w:rPr>
        <w:t>Disabling approval bypasses without defining emergency/administrative exceptions may strand records; retaining them may undermine segregation of duties.</w:t>
      </w:r>
    </w:p>
    <w:p w:rsidRPr="001A645D" w:rsidR="001A645D" w:rsidP="001A645D" w:rsidRDefault="001A645D" w14:paraId="36F90C1F" w14:textId="77777777">
      <w:pPr>
        <w:numPr>
          <w:ilvl w:val="0"/>
          <w:numId w:val="6"/>
        </w:numPr>
        <w:rPr>
          <w:sz w:val="20"/>
          <w:szCs w:val="20"/>
        </w:rPr>
      </w:pPr>
      <w:r w:rsidRPr="001A645D">
        <w:rPr>
          <w:sz w:val="20"/>
          <w:szCs w:val="20"/>
        </w:rPr>
        <w:t>Notification automation can create either missed escalation or alert fatigue if severity timing, hierarchy data and duplicate-suppression rules are not precise.</w:t>
      </w:r>
    </w:p>
    <w:p w:rsidRPr="001A645D" w:rsidR="001A645D" w:rsidP="001A645D" w:rsidRDefault="001A645D" w14:paraId="0B52D842" w14:textId="77777777">
      <w:pPr>
        <w:numPr>
          <w:ilvl w:val="0"/>
          <w:numId w:val="6"/>
        </w:numPr>
        <w:rPr>
          <w:sz w:val="20"/>
          <w:szCs w:val="20"/>
        </w:rPr>
      </w:pPr>
      <w:r w:rsidRPr="001A645D">
        <w:rPr>
          <w:sz w:val="20"/>
          <w:szCs w:val="20"/>
        </w:rPr>
        <w:t>Root-cause and classification harmonization can disrupt trend continuity unless historical values are mapped and reporting periods are clearly documented.</w:t>
      </w:r>
    </w:p>
    <w:p w:rsidRPr="001A645D" w:rsidR="001A645D" w:rsidP="001A645D" w:rsidRDefault="001A645D" w14:paraId="043F0B09" w14:textId="77777777">
      <w:pPr>
        <w:numPr>
          <w:ilvl w:val="0"/>
          <w:numId w:val="6"/>
        </w:numPr>
        <w:rPr>
          <w:sz w:val="20"/>
          <w:szCs w:val="20"/>
        </w:rPr>
      </w:pPr>
      <w:r w:rsidRPr="001A645D">
        <w:rPr>
          <w:sz w:val="20"/>
          <w:szCs w:val="20"/>
        </w:rPr>
        <w:lastRenderedPageBreak/>
        <w:t>Hiding unused grids without a legacy-access plan may make historical Evidence, Risk Assessment, Cost or Lessons Learned records difficult to find.</w:t>
      </w:r>
    </w:p>
    <w:p w:rsidRPr="001A645D" w:rsidR="001A645D" w:rsidP="001A645D" w:rsidRDefault="001A645D" w14:paraId="01970E72" w14:textId="77777777">
      <w:pPr>
        <w:numPr>
          <w:ilvl w:val="0"/>
          <w:numId w:val="6"/>
        </w:numPr>
        <w:rPr>
          <w:sz w:val="20"/>
          <w:szCs w:val="20"/>
        </w:rPr>
      </w:pPr>
      <w:r w:rsidRPr="001A645D">
        <w:rPr>
          <w:sz w:val="20"/>
          <w:szCs w:val="20"/>
        </w:rPr>
        <w:t>Regulatory simplification based on assumed non-use could remove a required capability; each jurisdiction needs an accountable compliance decision.</w:t>
      </w:r>
    </w:p>
    <w:p w:rsidRPr="001A645D" w:rsidR="001A645D" w:rsidP="001A645D" w:rsidRDefault="001A645D" w14:paraId="1B11EB68" w14:textId="77777777">
      <w:pPr>
        <w:numPr>
          <w:ilvl w:val="0"/>
          <w:numId w:val="6"/>
        </w:numPr>
        <w:rPr>
          <w:sz w:val="20"/>
          <w:szCs w:val="20"/>
        </w:rPr>
      </w:pPr>
      <w:r w:rsidRPr="001A645D">
        <w:rPr>
          <w:sz w:val="20"/>
          <w:szCs w:val="20"/>
        </w:rPr>
        <w:t>Migration effort may be substantial if SharePoint links, attachments, people, locations and open actions are incomplete or inconsistent.</w:t>
      </w:r>
    </w:p>
    <w:p w:rsidRPr="001A645D" w:rsidR="001A645D" w:rsidP="001A645D" w:rsidRDefault="001A645D" w14:paraId="1980ACE8" w14:textId="77777777">
      <w:pPr>
        <w:rPr>
          <w:b/>
          <w:bCs/>
          <w:sz w:val="20"/>
          <w:szCs w:val="20"/>
        </w:rPr>
      </w:pPr>
      <w:r w:rsidRPr="001A645D">
        <w:rPr>
          <w:b/>
          <w:bCs/>
          <w:sz w:val="20"/>
          <w:szCs w:val="20"/>
        </w:rPr>
        <w:t>Constraints</w:t>
      </w:r>
    </w:p>
    <w:p w:rsidRPr="001A645D" w:rsidR="001A645D" w:rsidP="001A645D" w:rsidRDefault="001A645D" w14:paraId="78760121" w14:textId="77777777">
      <w:pPr>
        <w:numPr>
          <w:ilvl w:val="0"/>
          <w:numId w:val="7"/>
        </w:numPr>
        <w:rPr>
          <w:sz w:val="20"/>
          <w:szCs w:val="20"/>
        </w:rPr>
      </w:pPr>
      <w:r w:rsidRPr="001A645D">
        <w:rPr>
          <w:sz w:val="20"/>
          <w:szCs w:val="20"/>
        </w:rPr>
        <w:t>Incident impact types are implemented as separate Intelex objects/forms. The configured conversion path is Near Miss to Incident; broad post-submission conversion among all impact types is not part of the current design.</w:t>
      </w:r>
    </w:p>
    <w:p w:rsidRPr="001A645D" w:rsidR="001A645D" w:rsidP="001A645D" w:rsidRDefault="001A645D" w14:paraId="62164410" w14:textId="77777777">
      <w:pPr>
        <w:numPr>
          <w:ilvl w:val="0"/>
          <w:numId w:val="7"/>
        </w:numPr>
        <w:rPr>
          <w:sz w:val="20"/>
          <w:szCs w:val="20"/>
        </w:rPr>
      </w:pPr>
      <w:r w:rsidRPr="001A645D">
        <w:rPr>
          <w:sz w:val="20"/>
          <w:szCs w:val="20"/>
        </w:rPr>
        <w:t>The package includes dependencies on common Event, Action Plan, Cause Analysis, regulatory and claims frameworks; changes must be assessed for upstream/downstream impact.</w:t>
      </w:r>
    </w:p>
    <w:p w:rsidRPr="001A645D" w:rsidR="001A645D" w:rsidP="001A645D" w:rsidRDefault="001A645D" w14:paraId="0B3DFFCB" w14:textId="77777777">
      <w:pPr>
        <w:numPr>
          <w:ilvl w:val="0"/>
          <w:numId w:val="7"/>
        </w:numPr>
        <w:rPr>
          <w:sz w:val="20"/>
          <w:szCs w:val="20"/>
        </w:rPr>
      </w:pPr>
      <w:r w:rsidRPr="001A645D">
        <w:rPr>
          <w:sz w:val="20"/>
          <w:szCs w:val="20"/>
        </w:rPr>
        <w:t>Exact production data volumes, historical record quality, user/license counts, identity hierarchy quality and report inventory were not supplied.</w:t>
      </w:r>
    </w:p>
    <w:p w:rsidRPr="001A645D" w:rsidR="001A645D" w:rsidP="001A645D" w:rsidRDefault="001A645D" w14:paraId="648ACA63" w14:textId="77777777">
      <w:pPr>
        <w:numPr>
          <w:ilvl w:val="0"/>
          <w:numId w:val="7"/>
        </w:numPr>
        <w:rPr>
          <w:sz w:val="20"/>
          <w:szCs w:val="20"/>
        </w:rPr>
      </w:pPr>
      <w:r w:rsidRPr="001A645D">
        <w:rPr>
          <w:sz w:val="20"/>
          <w:szCs w:val="20"/>
        </w:rPr>
        <w:t>The workshop did not finalize all recipient lists, timing rules, severity thresholds, taxonomy values or jurisdictional decisions.</w:t>
      </w:r>
    </w:p>
    <w:p w:rsidRPr="001A645D" w:rsidR="001A645D" w:rsidP="001A645D" w:rsidRDefault="001A645D" w14:paraId="3B832848" w14:textId="77777777">
      <w:pPr>
        <w:numPr>
          <w:ilvl w:val="0"/>
          <w:numId w:val="7"/>
        </w:numPr>
        <w:rPr>
          <w:sz w:val="20"/>
          <w:szCs w:val="20"/>
        </w:rPr>
      </w:pPr>
      <w:r w:rsidRPr="001A645D">
        <w:rPr>
          <w:sz w:val="20"/>
          <w:szCs w:val="20"/>
        </w:rPr>
        <w:t>Some requested behavior—especially location-driven workflow bypass, severity-configurable exit criteria and witness-task lifecycle—requires technical prototyping before final classification as configuration versus customization.</w:t>
      </w:r>
    </w:p>
    <w:p w:rsidRPr="001A645D" w:rsidR="001A645D" w:rsidP="001A645D" w:rsidRDefault="001A645D" w14:paraId="31AD36B6" w14:textId="77777777">
      <w:pPr>
        <w:rPr>
          <w:b/>
          <w:bCs/>
          <w:sz w:val="20"/>
          <w:szCs w:val="20"/>
        </w:rPr>
      </w:pPr>
      <w:r w:rsidRPr="001A645D">
        <w:rPr>
          <w:b/>
          <w:bCs/>
          <w:sz w:val="20"/>
          <w:szCs w:val="20"/>
        </w:rPr>
        <w:t>Inferred Analysis</w:t>
      </w:r>
    </w:p>
    <w:p w:rsidRPr="001A645D" w:rsidR="001A645D" w:rsidP="001A645D" w:rsidRDefault="001A645D" w14:paraId="5D18B4D0" w14:textId="77777777">
      <w:pPr>
        <w:numPr>
          <w:ilvl w:val="0"/>
          <w:numId w:val="8"/>
        </w:numPr>
        <w:rPr>
          <w:sz w:val="20"/>
          <w:szCs w:val="20"/>
        </w:rPr>
      </w:pPr>
      <w:r w:rsidRPr="001A645D">
        <w:rPr>
          <w:sz w:val="20"/>
          <w:szCs w:val="20"/>
        </w:rPr>
        <w:t>A location preference/configuration object is the most maintainable control point for Verification behavior, investigator defaults, approver roles and possibly notification routing.</w:t>
      </w:r>
    </w:p>
    <w:p w:rsidRPr="001A645D" w:rsidR="001A645D" w:rsidP="001A645D" w:rsidRDefault="001A645D" w14:paraId="17DD8175" w14:textId="77777777">
      <w:pPr>
        <w:numPr>
          <w:ilvl w:val="0"/>
          <w:numId w:val="8"/>
        </w:numPr>
        <w:rPr>
          <w:sz w:val="20"/>
          <w:szCs w:val="20"/>
        </w:rPr>
      </w:pPr>
      <w:r w:rsidRPr="001A645D">
        <w:rPr>
          <w:sz w:val="20"/>
          <w:szCs w:val="20"/>
        </w:rPr>
        <w:t>The same conditional logic should be implemented once as a governed design pattern and deployed consistently across the four principal incident workflows.</w:t>
      </w:r>
    </w:p>
    <w:p w:rsidRPr="001A645D" w:rsidR="001A645D" w:rsidP="001A645D" w:rsidRDefault="001A645D" w14:paraId="27BC1C94" w14:textId="77777777">
      <w:pPr>
        <w:numPr>
          <w:ilvl w:val="0"/>
          <w:numId w:val="8"/>
        </w:numPr>
        <w:rPr>
          <w:sz w:val="20"/>
          <w:szCs w:val="20"/>
        </w:rPr>
      </w:pPr>
      <w:r w:rsidRPr="001A645D">
        <w:rPr>
          <w:sz w:val="20"/>
          <w:szCs w:val="20"/>
        </w:rPr>
        <w:t>Creator/task-only access is the best fit for broad employee participation because it permits reporting or witness response without ongoing visibility into sensitive incident records.</w:t>
      </w:r>
    </w:p>
    <w:p w:rsidRPr="001A645D" w:rsidR="001A645D" w:rsidP="001A645D" w:rsidRDefault="001A645D" w14:paraId="76A120A5" w14:textId="77777777">
      <w:pPr>
        <w:numPr>
          <w:ilvl w:val="0"/>
          <w:numId w:val="8"/>
        </w:numPr>
        <w:rPr>
          <w:sz w:val="20"/>
          <w:szCs w:val="20"/>
        </w:rPr>
      </w:pPr>
      <w:r w:rsidRPr="001A645D">
        <w:rPr>
          <w:sz w:val="20"/>
          <w:szCs w:val="20"/>
        </w:rPr>
        <w:t>Existing stage-transition templates can be reused as a foundation, but they are insufficient by themselves for NDT’s severity- and timing-based escalation procedure.</w:t>
      </w:r>
    </w:p>
    <w:p w:rsidRPr="001A645D" w:rsidR="001A645D" w:rsidP="001A645D" w:rsidRDefault="001A645D" w14:paraId="1E6E53B4" w14:textId="77777777">
      <w:pPr>
        <w:numPr>
          <w:ilvl w:val="0"/>
          <w:numId w:val="8"/>
        </w:numPr>
        <w:rPr>
          <w:sz w:val="20"/>
          <w:szCs w:val="20"/>
        </w:rPr>
      </w:pPr>
      <w:r w:rsidRPr="001A645D">
        <w:rPr>
          <w:sz w:val="20"/>
          <w:szCs w:val="20"/>
        </w:rPr>
        <w:t>A read-only legacy archive may be lower risk than migrating every historical SharePoint record; open incidents/actions and recent records are stronger migration candidates.</w:t>
      </w:r>
    </w:p>
    <w:p w:rsidRPr="001A645D" w:rsidR="001A645D" w:rsidP="001A645D" w:rsidRDefault="001A645D" w14:paraId="098DDA50" w14:textId="77777777">
      <w:pPr>
        <w:numPr>
          <w:ilvl w:val="0"/>
          <w:numId w:val="8"/>
        </w:numPr>
        <w:rPr>
          <w:sz w:val="20"/>
          <w:szCs w:val="20"/>
        </w:rPr>
      </w:pPr>
      <w:r w:rsidRPr="001A645D">
        <w:rPr>
          <w:sz w:val="20"/>
          <w:szCs w:val="20"/>
        </w:rPr>
        <w:t>Reporting acceptance criteria should be completed before lookup and workflow changes, because stage, severity, root-cause and due-date changes directly affect KPI continuity.</w:t>
      </w:r>
    </w:p>
    <w:p w:rsidRPr="001A645D" w:rsidR="0066789B" w:rsidP="001A645D" w:rsidRDefault="0066789B" w14:paraId="25E869BD" w14:textId="77777777">
      <w:pPr>
        <w:rPr>
          <w:sz w:val="20"/>
          <w:szCs w:val="20"/>
        </w:rPr>
      </w:pPr>
    </w:p>
    <w:sectPr w:rsidRPr="001A645D" w:rsidR="0066789B" w:rsidSect="001A645D">
      <w:pgSz w:w="12240" w:h="15840" w:orient="portrait"/>
      <w:pgMar w:top="720" w:right="720" w:bottom="720" w:left="72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GU" w:author="Guest User" w:date="2026-07-21T13:14:19" w:id="2123294631">
    <w:p xmlns:w14="http://schemas.microsoft.com/office/word/2010/wordml" xmlns:w="http://schemas.openxmlformats.org/wordprocessingml/2006/main" w:rsidR="24AF0EB5" w:rsidRDefault="795272EE" w14:paraId="1E217D55" w14:textId="1C76CF89">
      <w:pPr>
        <w:pStyle w:val="CommentText"/>
      </w:pPr>
      <w:r>
        <w:rPr>
          <w:rStyle w:val="CommentReference"/>
        </w:rPr>
        <w:annotationRef/>
      </w:r>
      <w:r w:rsidRPr="4B53AE0C" w:rsidR="425F401D">
        <w:t>TW: Instead of having a form that adapts to the workflow, why not use a form that allows editing to relevant fields, whether or not they are filled in? That way, the person responsible for Verifying can input their fields, then the Investigator can update them during investigation.</w:t>
      </w:r>
    </w:p>
  </w:comment>
  <w:comment xmlns:w="http://schemas.openxmlformats.org/wordprocessingml/2006/main" w:initials="GU" w:author="Guest User" w:date="2026-07-21T13:17:08" w:id="1519321808">
    <w:p xmlns:w14="http://schemas.microsoft.com/office/word/2010/wordml" xmlns:w="http://schemas.openxmlformats.org/wordprocessingml/2006/main" w:rsidR="29491D09" w:rsidRDefault="3B84EDC4" w14:paraId="5CC70F5F" w14:textId="48303F14">
      <w:pPr>
        <w:pStyle w:val="CommentText"/>
      </w:pPr>
      <w:r>
        <w:rPr>
          <w:rStyle w:val="CommentReference"/>
        </w:rPr>
        <w:annotationRef/>
      </w:r>
      <w:r w:rsidRPr="2A46E06D" w:rsidR="1D1730EE">
        <w:t>TW: Is it possible/advisable to have the prompt display the supervisor's contact information?</w:t>
      </w:r>
    </w:p>
  </w:comment>
  <w:comment xmlns:w="http://schemas.openxmlformats.org/wordprocessingml/2006/main" w:initials="GU" w:author="Guest User" w:date="2026-07-30T11:26:27" w:id="1012396356">
    <w:p xmlns:w14="http://schemas.microsoft.com/office/word/2010/wordml" xmlns:w="http://schemas.openxmlformats.org/wordprocessingml/2006/main" w:rsidR="0A658435" w:rsidRDefault="34AA3660" w14:paraId="17EF4BCD" w14:textId="0563393B">
      <w:pPr>
        <w:pStyle w:val="CommentText"/>
      </w:pPr>
      <w:r>
        <w:rPr>
          <w:rStyle w:val="CommentReference"/>
        </w:rPr>
        <w:annotationRef/>
      </w:r>
      <w:r w:rsidRPr="79CCBD91" w:rsidR="07ACBA45">
        <w:t>NW: HSE Managers are responsible for conducting verification activities at the locations they support.</w:t>
      </w:r>
    </w:p>
  </w:comment>
  <w:comment xmlns:w="http://schemas.openxmlformats.org/wordprocessingml/2006/main" w:initials="GU" w:author="Guest User" w:date="2026-07-30T11:31:37" w:id="1727133653">
    <w:p xmlns:w14="http://schemas.microsoft.com/office/word/2010/wordml" xmlns:w="http://schemas.openxmlformats.org/wordprocessingml/2006/main" w:rsidR="3EF1C193" w:rsidRDefault="1D0D4542" w14:paraId="63E49837" w14:textId="7ED93F2F">
      <w:pPr>
        <w:pStyle w:val="CommentText"/>
      </w:pPr>
      <w:r>
        <w:rPr>
          <w:rStyle w:val="CommentReference"/>
        </w:rPr>
        <w:annotationRef/>
      </w:r>
      <w:r w:rsidRPr="2AA2430D" w:rsidR="41F47939">
        <w:t>NW: I'm in favour of a combination of those roles having the ability to submit, with restrictions on data access after submission. We have 692 standard licences (UT/MFL), which should cover user requirements.</w:t>
      </w:r>
    </w:p>
  </w:comment>
  <w:comment xmlns:w="http://schemas.openxmlformats.org/wordprocessingml/2006/main" w:initials="GU" w:author="Guest User" w:date="2026-07-30T11:34:23" w:id="246597427">
    <w:p xmlns:w14="http://schemas.microsoft.com/office/word/2010/wordml" xmlns:w="http://schemas.openxmlformats.org/wordprocessingml/2006/main" w:rsidR="3193875A" w:rsidRDefault="456139E4" w14:paraId="035DA420" w14:textId="5A5804E3">
      <w:pPr>
        <w:pStyle w:val="CommentText"/>
      </w:pPr>
      <w:r>
        <w:rPr>
          <w:rStyle w:val="CommentReference"/>
        </w:rPr>
        <w:annotationRef/>
      </w:r>
      <w:r w:rsidRPr="5E1A5E90" w:rsidR="4B1D1476">
        <w:t>NW: I need more information on this feature. Lets discuss in our sprint review.</w:t>
      </w:r>
    </w:p>
  </w:comment>
  <w:comment xmlns:w="http://schemas.openxmlformats.org/wordprocessingml/2006/main" w:initials="GU" w:author="Guest User" w:date="2026-07-30T11:35:26" w:id="469329678">
    <w:p xmlns:w14="http://schemas.microsoft.com/office/word/2010/wordml" xmlns:w="http://schemas.openxmlformats.org/wordprocessingml/2006/main" w:rsidR="6EFFE858" w:rsidRDefault="163345BF" w14:paraId="45FA15BC" w14:textId="7944BFA4">
      <w:pPr>
        <w:pStyle w:val="CommentText"/>
      </w:pPr>
      <w:r>
        <w:rPr>
          <w:rStyle w:val="CommentReference"/>
        </w:rPr>
        <w:annotationRef/>
      </w:r>
      <w:r w:rsidRPr="270F825C" w:rsidR="730EC0E7">
        <w:t xml:space="preserve">NW: HSE Manager holds responsibility for investigator assignment. </w:t>
      </w:r>
    </w:p>
  </w:comment>
  <w:comment xmlns:w="http://schemas.openxmlformats.org/wordprocessingml/2006/main" w:initials="GU" w:author="Guest User" w:date="2026-07-30T11:37:57" w:id="218700400">
    <w:p xmlns:w14="http://schemas.microsoft.com/office/word/2010/wordml" xmlns:w="http://schemas.openxmlformats.org/wordprocessingml/2006/main" w:rsidR="2B7E2231" w:rsidRDefault="38D60E49" w14:paraId="68B9202D" w14:textId="1724ECDD">
      <w:pPr>
        <w:pStyle w:val="CommentText"/>
      </w:pPr>
      <w:r>
        <w:rPr>
          <w:rStyle w:val="CommentReference"/>
        </w:rPr>
        <w:annotationRef/>
      </w:r>
      <w:r w:rsidRPr="13E33CCB" w:rsidR="361A7AD0">
        <w:t>NW: As a minimum for all recordable injuries and major near misses.</w:t>
      </w:r>
    </w:p>
  </w:comment>
  <w:comment xmlns:w="http://schemas.openxmlformats.org/wordprocessingml/2006/main" w:initials="GU" w:author="Guest User" w:date="2026-07-30T11:40:40" w:id="166460644">
    <w:p xmlns:w14="http://schemas.microsoft.com/office/word/2010/wordml" xmlns:w="http://schemas.openxmlformats.org/wordprocessingml/2006/main" w:rsidR="19BF196A" w:rsidRDefault="13C335E5" w14:paraId="516B662D" w14:textId="4F487444">
      <w:pPr>
        <w:pStyle w:val="CommentText"/>
      </w:pPr>
      <w:r>
        <w:rPr>
          <w:rStyle w:val="CommentReference"/>
        </w:rPr>
        <w:annotationRef/>
      </w:r>
      <w:r w:rsidRPr="35DEFEC3" w:rsidR="270E6F96">
        <w:t xml:space="preserve">NW: Yes I think read-only after submission to protect the information integrity. There should be a prompt so the submitter is aware to provide all required information in their first submission. </w:t>
      </w:r>
    </w:p>
  </w:comment>
  <w:comment xmlns:w="http://schemas.openxmlformats.org/wordprocessingml/2006/main" w:initials="GU" w:author="Guest User" w:date="2026-07-30T11:43:38" w:id="21780574">
    <w:p xmlns:w14="http://schemas.microsoft.com/office/word/2010/wordml" xmlns:w="http://schemas.openxmlformats.org/wordprocessingml/2006/main" w:rsidR="2C3BA787" w:rsidRDefault="7F926BFA" w14:paraId="5C84E19E" w14:textId="27B0C447">
      <w:pPr>
        <w:pStyle w:val="CommentText"/>
      </w:pPr>
      <w:r>
        <w:rPr>
          <w:rStyle w:val="CommentReference"/>
        </w:rPr>
        <w:annotationRef/>
      </w:r>
      <w:r w:rsidRPr="7D504215" w:rsidR="0920D794">
        <w:t xml:space="preserve">NW: 5-Why is our primary method, but good to have Fishbone available for more complicated investigations. </w:t>
      </w:r>
    </w:p>
  </w:comment>
  <w:comment xmlns:w="http://schemas.openxmlformats.org/wordprocessingml/2006/main" w:initials="GU" w:author="Guest User" w:date="2026-07-30T11:47:04" w:id="1350029078">
    <w:p xmlns:w14="http://schemas.microsoft.com/office/word/2010/wordml" xmlns:w="http://schemas.openxmlformats.org/wordprocessingml/2006/main" w:rsidR="5AB0FAD9" w:rsidRDefault="6545A439" w14:paraId="618EAF3D" w14:textId="502EE58E">
      <w:pPr>
        <w:pStyle w:val="CommentText"/>
      </w:pPr>
      <w:r>
        <w:rPr>
          <w:rStyle w:val="CommentReference"/>
        </w:rPr>
        <w:annotationRef/>
      </w:r>
      <w:r w:rsidRPr="1C039F67" w:rsidR="53932492">
        <w:t>NW: Shared our current root cause taxonomy with Dave/Branka on May 22nd.</w:t>
      </w:r>
    </w:p>
  </w:comment>
  <w:comment xmlns:w="http://schemas.openxmlformats.org/wordprocessingml/2006/main" w:initials="GU" w:author="Guest User" w:date="2026-07-30T11:53:51" w:id="1820877057">
    <w:p xmlns:w14="http://schemas.microsoft.com/office/word/2010/wordml" xmlns:w="http://schemas.openxmlformats.org/wordprocessingml/2006/main" w:rsidR="3910227C" w:rsidRDefault="437A5BEA" w14:paraId="5ABB384C" w14:textId="7A6CA29B">
      <w:pPr>
        <w:pStyle w:val="CommentText"/>
      </w:pPr>
      <w:r>
        <w:rPr>
          <w:rStyle w:val="CommentReference"/>
        </w:rPr>
        <w:annotationRef/>
      </w:r>
      <w:r w:rsidRPr="44179D2B" w:rsidR="60A5E22D">
        <w:t>NW: We currently investigate all incident types with a higher threshold of information and investigation effort for recordable injuries or major near miss incidents.</w:t>
      </w:r>
    </w:p>
  </w:comment>
  <w:comment xmlns:w="http://schemas.openxmlformats.org/wordprocessingml/2006/main" w:initials="GU" w:author="Guest User" w:date="2026-07-30T12:01:15" w:id="1754322789">
    <w:p xmlns:w14="http://schemas.microsoft.com/office/word/2010/wordml" xmlns:w="http://schemas.openxmlformats.org/wordprocessingml/2006/main" w:rsidR="3888508B" w:rsidRDefault="2B8ED6D7" w14:paraId="55499B5A" w14:textId="38287ED9">
      <w:pPr>
        <w:pStyle w:val="CommentText"/>
      </w:pPr>
      <w:r>
        <w:rPr>
          <w:rStyle w:val="CommentReference"/>
        </w:rPr>
        <w:annotationRef/>
      </w:r>
      <w:r w:rsidRPr="4037545E" w:rsidR="3E1D329A">
        <w:t>NW: In favour of retaining action priority to guide the user when allocating a due date for a corrective action.</w:t>
      </w:r>
    </w:p>
  </w:comment>
  <w:comment xmlns:w="http://schemas.openxmlformats.org/wordprocessingml/2006/main" w:initials="GU" w:author="Guest User" w:date="2026-07-30T12:06:12" w:id="659495914">
    <w:p xmlns:w14="http://schemas.microsoft.com/office/word/2010/wordml" xmlns:w="http://schemas.openxmlformats.org/wordprocessingml/2006/main" w:rsidR="193EA2BA" w:rsidRDefault="54A3208C" w14:paraId="027D3F1E" w14:textId="0ADA82EE">
      <w:pPr>
        <w:pStyle w:val="CommentText"/>
      </w:pPr>
      <w:r>
        <w:rPr>
          <w:rStyle w:val="CommentReference"/>
        </w:rPr>
        <w:annotationRef/>
      </w:r>
      <w:r w:rsidRPr="605F5BB7" w:rsidR="111E3644">
        <w:t>NW: I will check our current reminder frequency and confirm.</w:t>
      </w:r>
    </w:p>
  </w:comment>
  <w:comment xmlns:w="http://schemas.openxmlformats.org/wordprocessingml/2006/main" w:initials="GU" w:author="Guest User" w:date="2026-07-30T12:09:06" w:id="468960306">
    <w:p xmlns:w14="http://schemas.microsoft.com/office/word/2010/wordml" xmlns:w="http://schemas.openxmlformats.org/wordprocessingml/2006/main" w:rsidR="11319446" w:rsidRDefault="6547517B" w14:paraId="0A60ECB8" w14:textId="6A3808A7">
      <w:pPr>
        <w:pStyle w:val="CommentText"/>
      </w:pPr>
      <w:r>
        <w:rPr>
          <w:rStyle w:val="CommentReference"/>
        </w:rPr>
        <w:annotationRef/>
      </w:r>
      <w:r w:rsidRPr="591F3863" w:rsidR="0FE70987">
        <w:t>NW: Only our HSE Managers should see this data point. It is relevant for illness/injury; property and vehicle damage and environmental incident types.</w:t>
      </w:r>
    </w:p>
  </w:comment>
  <w:comment xmlns:w="http://schemas.openxmlformats.org/wordprocessingml/2006/main" w:initials="GU" w:author="Guest User" w:date="2026-07-30T12:12:53" w:id="1799445484">
    <w:p xmlns:w14="http://schemas.microsoft.com/office/word/2010/wordml" xmlns:w="http://schemas.openxmlformats.org/wordprocessingml/2006/main" w:rsidR="3CF50EAB" w:rsidRDefault="529AAD33" w14:paraId="5822C0BE" w14:textId="430CB255">
      <w:pPr>
        <w:pStyle w:val="CommentText"/>
      </w:pPr>
      <w:r>
        <w:rPr>
          <w:rStyle w:val="CommentReference"/>
        </w:rPr>
        <w:annotationRef/>
      </w:r>
      <w:r w:rsidRPr="674616A8" w:rsidR="6E0D5A70">
        <w:t>NW: We do have UK operational locations. Need to discuss again the specific fields and their applicability.</w:t>
      </w:r>
    </w:p>
  </w:comment>
  <w:comment xmlns:w="http://schemas.openxmlformats.org/wordprocessingml/2006/main" w:initials="GU" w:author="Guest User" w:date="2026-07-30T12:14:23" w:id="1009310250">
    <w:p xmlns:w14="http://schemas.microsoft.com/office/word/2010/wordml" xmlns:w="http://schemas.openxmlformats.org/wordprocessingml/2006/main" w:rsidR="2DDBA67F" w:rsidRDefault="168AA946" w14:paraId="79070B9A" w14:textId="4C3DB01F">
      <w:pPr>
        <w:pStyle w:val="CommentText"/>
      </w:pPr>
      <w:r>
        <w:rPr>
          <w:rStyle w:val="CommentReference"/>
        </w:rPr>
        <w:annotationRef/>
      </w:r>
      <w:r w:rsidRPr="4A079E92" w:rsidR="17AD275A">
        <w:t>NW: Current process is the HSE Manager approves/submits once the investigation is finalization. The incident then goes to VP, HSEQ for final review and approval or rejection if information is incomplete.</w:t>
      </w:r>
    </w:p>
  </w:comment>
  <w:comment xmlns:w="http://schemas.openxmlformats.org/wordprocessingml/2006/main" w:initials="GU" w:author="Guest User" w:date="2026-07-30T12:19:41" w:id="1443303208">
    <w:p xmlns:w14="http://schemas.microsoft.com/office/word/2010/wordml" xmlns:w="http://schemas.openxmlformats.org/wordprocessingml/2006/main" w:rsidR="45664C88" w:rsidRDefault="5D82FC2D" w14:paraId="2DC225DC" w14:textId="508C8A11">
      <w:pPr>
        <w:pStyle w:val="CommentText"/>
      </w:pPr>
      <w:r>
        <w:rPr>
          <w:rStyle w:val="CommentReference"/>
        </w:rPr>
        <w:annotationRef/>
      </w:r>
      <w:r w:rsidRPr="5BCA530D" w:rsidR="40355850">
        <w:t>NEW: Current process is the VP HSEQ; local Operations Director; VP Operations and HSE Manager receive an automatic email notification immediately after the incident is entered in the system (contains Incident ID; incident keyword; incident type; incident location; incident date &amp; link to the incident report). Once the incident is finally closed by VP HSEQ, the same stakeholders receive an automatic email confirming incident closure with link to the incident report. This is configuration to inform stakeholders relevant to the location where the incident occurred. Updates in between happen outside the system (emails and meetings).</w:t>
      </w:r>
    </w:p>
  </w:comment>
  <w:comment xmlns:w="http://schemas.openxmlformats.org/wordprocessingml/2006/main" w:initials="GU" w:author="Guest User" w:date="2026-07-30T12:21:34" w:id="1955211179">
    <w:p xmlns:w14="http://schemas.microsoft.com/office/word/2010/wordml" xmlns:w="http://schemas.openxmlformats.org/wordprocessingml/2006/main" w:rsidR="2C149AC4" w:rsidRDefault="563EBFD8" w14:paraId="17A3DFB5" w14:textId="61CCBCDE">
      <w:pPr>
        <w:pStyle w:val="CommentText"/>
      </w:pPr>
      <w:r>
        <w:rPr>
          <w:rStyle w:val="CommentReference"/>
        </w:rPr>
        <w:annotationRef/>
      </w:r>
      <w:r w:rsidRPr="4D03E8B8" w:rsidR="7F3E8C09">
        <w:t>NW: We have 5 admin licences in total (2 MFL &amp; 3 UT).  Plan to have admin coverage in East and West regions.</w:t>
      </w:r>
    </w:p>
  </w:comment>
  <w:comment xmlns:w="http://schemas.openxmlformats.org/wordprocessingml/2006/main" w:initials="GU" w:author="Guest User" w:date="2026-07-30T12:25:48" w:id="674758584">
    <w:p xmlns:w14="http://schemas.microsoft.com/office/word/2010/wordml" xmlns:w="http://schemas.openxmlformats.org/wordprocessingml/2006/main" w:rsidR="443C2CCE" w:rsidRDefault="7BD72EAA" w14:paraId="35CAF229" w14:textId="5B4E4425">
      <w:pPr>
        <w:pStyle w:val="CommentText"/>
      </w:pPr>
      <w:r>
        <w:rPr>
          <w:rStyle w:val="CommentReference"/>
        </w:rPr>
        <w:annotationRef/>
      </w:r>
      <w:r w:rsidRPr="09A14A45" w:rsidR="673CC6A1">
        <w:t xml:space="preserve">NW: Project scope section 2.2 defines import of historical incidents up to 200, with document attachments to be imported. Incidents to be closed before importing. </w:t>
      </w:r>
    </w:p>
  </w:comment>
  <w:comment xmlns:w="http://schemas.openxmlformats.org/wordprocessingml/2006/main" w:initials="GU" w:author="Guest User" w:date="2026-07-30T12:29:11" w:id="511072425">
    <w:p xmlns:w14="http://schemas.microsoft.com/office/word/2010/wordml" xmlns:w="http://schemas.openxmlformats.org/wordprocessingml/2006/main" w:rsidR="777171A9" w:rsidRDefault="50A0D811" w14:paraId="0E9BBFEB" w14:textId="6D9200F2">
      <w:pPr>
        <w:pStyle w:val="CommentText"/>
      </w:pPr>
      <w:r>
        <w:rPr>
          <w:rStyle w:val="CommentReference"/>
        </w:rPr>
        <w:annotationRef/>
      </w:r>
      <w:r w:rsidRPr="148AB735" w:rsidR="003BB82E">
        <w:t xml:space="preserve">NW: We have a PowerBI report which reports our incident data and statistics (currently linked to SharePoint incident module). The ability to report TRIR statistics automatically is a key feature for our reporting. </w:t>
      </w:r>
    </w:p>
  </w:comment>
  <w:comment xmlns:w="http://schemas.openxmlformats.org/wordprocessingml/2006/main" w:initials="GU" w:author="Guest User" w:date="2026-07-30T12:32:12" w:id="169252138">
    <w:p xmlns:w14="http://schemas.microsoft.com/office/word/2010/wordml" xmlns:w="http://schemas.openxmlformats.org/wordprocessingml/2006/main" w:rsidR="30C8EECA" w:rsidRDefault="3F47004F" w14:paraId="2AAE8249" w14:textId="491D95B4">
      <w:pPr>
        <w:pStyle w:val="CommentText"/>
      </w:pPr>
      <w:r>
        <w:rPr>
          <w:rStyle w:val="CommentReference"/>
        </w:rPr>
        <w:annotationRef/>
      </w:r>
      <w:r w:rsidRPr="3E4D3141" w:rsidR="5A23B975">
        <w:t>NW: We will need to bring in our SharePoint Admin team for this part. We need to plan to ensure their availability and awareness of the scope and effort.</w:t>
      </w:r>
    </w:p>
  </w:comment>
  <w:comment xmlns:w="http://schemas.openxmlformats.org/wordprocessingml/2006/main" w:initials="GU" w:author="Guest User" w:date="2026-07-30T12:36:12" w:id="918793349">
    <w:p xmlns:w14="http://schemas.microsoft.com/office/word/2010/wordml" xmlns:w="http://schemas.openxmlformats.org/wordprocessingml/2006/main" w:rsidR="55BA8226" w:rsidRDefault="70F6E9BF" w14:paraId="2F88FC4C" w14:textId="044984C5">
      <w:pPr>
        <w:pStyle w:val="CommentText"/>
      </w:pPr>
      <w:r>
        <w:rPr>
          <w:rStyle w:val="CommentReference"/>
        </w:rPr>
        <w:annotationRef/>
      </w:r>
      <w:r w:rsidRPr="337A4573" w:rsidR="69CCA19A">
        <w:t>NW: We also need to include incident subclassification for each incident type e.g., lost time injury, restricted work injury, major near miss, minor near miss, etc.</w:t>
      </w:r>
    </w:p>
  </w:comment>
  <w:comment xmlns:w="http://schemas.openxmlformats.org/wordprocessingml/2006/main" w:initials="GU" w:author="Guest User" w:date="2026-07-30T14:56:27" w:id="1846804969">
    <w:p xmlns:w14="http://schemas.microsoft.com/office/word/2010/wordml" xmlns:w="http://schemas.openxmlformats.org/wordprocessingml/2006/main" w:rsidR="5AF4454A" w:rsidRDefault="2514043E" w14:paraId="19282A6A" w14:textId="54EB8C75">
      <w:pPr>
        <w:pStyle w:val="CommentText"/>
      </w:pPr>
      <w:r>
        <w:rPr>
          <w:rStyle w:val="CommentReference"/>
        </w:rPr>
        <w:annotationRef/>
      </w:r>
      <w:r w:rsidRPr="3681E8E1" w:rsidR="6AB53F42">
        <w:t>NW: Also add requirement for a mail merge report template customized to business needs?</w:t>
      </w:r>
    </w:p>
  </w:comment>
</w:comments>
</file>

<file path=word/commentsExtended.xml><?xml version="1.0" encoding="utf-8"?>
<w15:commentsEx xmlns:mc="http://schemas.openxmlformats.org/markup-compatibility/2006" xmlns:w15="http://schemas.microsoft.com/office/word/2012/wordml" mc:Ignorable="w15">
  <w15:commentEx w15:done="0" w15:paraId="1E217D55"/>
  <w15:commentEx w15:done="0" w15:paraId="5CC70F5F"/>
  <w15:commentEx w15:done="0" w15:paraId="17EF4BCD"/>
  <w15:commentEx w15:done="0" w15:paraId="63E49837"/>
  <w15:commentEx w15:done="0" w15:paraId="035DA420"/>
  <w15:commentEx w15:done="0" w15:paraId="45FA15BC"/>
  <w15:commentEx w15:done="0" w15:paraId="68B9202D"/>
  <w15:commentEx w15:done="0" w15:paraId="516B662D"/>
  <w15:commentEx w15:done="0" w15:paraId="5C84E19E"/>
  <w15:commentEx w15:done="0" w15:paraId="618EAF3D"/>
  <w15:commentEx w15:done="0" w15:paraId="5ABB384C"/>
  <w15:commentEx w15:done="0" w15:paraId="55499B5A"/>
  <w15:commentEx w15:done="0" w15:paraId="027D3F1E"/>
  <w15:commentEx w15:done="0" w15:paraId="0A60ECB8"/>
  <w15:commentEx w15:done="0" w15:paraId="5822C0BE"/>
  <w15:commentEx w15:done="0" w15:paraId="79070B9A"/>
  <w15:commentEx w15:done="0" w15:paraId="2DC225DC"/>
  <w15:commentEx w15:done="0" w15:paraId="17A3DFB5"/>
  <w15:commentEx w15:done="0" w15:paraId="35CAF229"/>
  <w15:commentEx w15:done="0" w15:paraId="0E9BBFEB"/>
  <w15:commentEx w15:done="0" w15:paraId="2AAE8249"/>
  <w15:commentEx w15:done="0" w15:paraId="2F88FC4C"/>
  <w15:commentEx w15:done="0" w15:paraId="19282A6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87F8C6D" w16cex:dateUtc="2026-07-21T17:14:19.5Z"/>
  <w16cex:commentExtensible w16cex:durableId="7E7A1EFE" w16cex:dateUtc="2026-07-21T17:17:08.957Z"/>
  <w16cex:commentExtensible w16cex:durableId="17002CE6" w16cex:dateUtc="2026-07-30T10:26:27.84Z"/>
  <w16cex:commentExtensible w16cex:durableId="7B79442E" w16cex:dateUtc="2026-07-30T10:31:37.312Z"/>
  <w16cex:commentExtensible w16cex:durableId="46C9BA7A" w16cex:dateUtc="2026-07-30T10:34:23.285Z"/>
  <w16cex:commentExtensible w16cex:durableId="1194E499" w16cex:dateUtc="2026-07-30T10:35:26.55Z"/>
  <w16cex:commentExtensible w16cex:durableId="7B1AE5D1" w16cex:dateUtc="2026-07-30T10:37:57.017Z"/>
  <w16cex:commentExtensible w16cex:durableId="32DF40D3" w16cex:dateUtc="2026-07-30T10:40:40.052Z"/>
  <w16cex:commentExtensible w16cex:durableId="35E97DD9" w16cex:dateUtc="2026-07-30T10:43:38.623Z"/>
  <w16cex:commentExtensible w16cex:durableId="3745BCB0" w16cex:dateUtc="2026-07-30T10:47:04.433Z"/>
  <w16cex:commentExtensible w16cex:durableId="25C3E428" w16cex:dateUtc="2026-07-30T10:53:51.399Z"/>
  <w16cex:commentExtensible w16cex:durableId="46754779" w16cex:dateUtc="2026-07-30T11:01:15.609Z"/>
  <w16cex:commentExtensible w16cex:durableId="5883D157" w16cex:dateUtc="2026-07-30T11:06:12.323Z"/>
  <w16cex:commentExtensible w16cex:durableId="71A3D6BF" w16cex:dateUtc="2026-07-30T11:09:06.656Z"/>
  <w16cex:commentExtensible w16cex:durableId="67F030E9" w16cex:dateUtc="2026-07-30T11:12:53.323Z"/>
  <w16cex:commentExtensible w16cex:durableId="393AC224" w16cex:dateUtc="2026-07-30T11:14:23.138Z"/>
  <w16cex:commentExtensible w16cex:durableId="414CFBED" w16cex:dateUtc="2026-07-30T11:19:41.542Z"/>
  <w16cex:commentExtensible w16cex:durableId="5B69D904" w16cex:dateUtc="2026-07-30T11:21:34.061Z"/>
  <w16cex:commentExtensible w16cex:durableId="59BC44B2" w16cex:dateUtc="2026-07-30T11:25:48.883Z"/>
  <w16cex:commentExtensible w16cex:durableId="0836D792" w16cex:dateUtc="2026-07-30T11:29:11.342Z"/>
  <w16cex:commentExtensible w16cex:durableId="420D5B42" w16cex:dateUtc="2026-07-30T11:32:12.702Z"/>
  <w16cex:commentExtensible w16cex:durableId="162D8E9A" w16cex:dateUtc="2026-07-30T11:36:12.4Z"/>
  <w16cex:commentExtensible w16cex:durableId="4CB03F10" w16cex:dateUtc="2026-07-30T13:56:27.31Z"/>
</w16cex:commentsExtensible>
</file>

<file path=word/commentsIds.xml><?xml version="1.0" encoding="utf-8"?>
<w16cid:commentsIds xmlns:mc="http://schemas.openxmlformats.org/markup-compatibility/2006" xmlns:w16cid="http://schemas.microsoft.com/office/word/2016/wordml/cid" mc:Ignorable="w16cid">
  <w16cid:commentId w16cid:paraId="1E217D55" w16cid:durableId="287F8C6D"/>
  <w16cid:commentId w16cid:paraId="5CC70F5F" w16cid:durableId="7E7A1EFE"/>
  <w16cid:commentId w16cid:paraId="17EF4BCD" w16cid:durableId="17002CE6"/>
  <w16cid:commentId w16cid:paraId="63E49837" w16cid:durableId="7B79442E"/>
  <w16cid:commentId w16cid:paraId="035DA420" w16cid:durableId="46C9BA7A"/>
  <w16cid:commentId w16cid:paraId="45FA15BC" w16cid:durableId="1194E499"/>
  <w16cid:commentId w16cid:paraId="68B9202D" w16cid:durableId="7B1AE5D1"/>
  <w16cid:commentId w16cid:paraId="516B662D" w16cid:durableId="32DF40D3"/>
  <w16cid:commentId w16cid:paraId="5C84E19E" w16cid:durableId="35E97DD9"/>
  <w16cid:commentId w16cid:paraId="618EAF3D" w16cid:durableId="3745BCB0"/>
  <w16cid:commentId w16cid:paraId="5ABB384C" w16cid:durableId="25C3E428"/>
  <w16cid:commentId w16cid:paraId="55499B5A" w16cid:durableId="46754779"/>
  <w16cid:commentId w16cid:paraId="027D3F1E" w16cid:durableId="5883D157"/>
  <w16cid:commentId w16cid:paraId="0A60ECB8" w16cid:durableId="71A3D6BF"/>
  <w16cid:commentId w16cid:paraId="5822C0BE" w16cid:durableId="67F030E9"/>
  <w16cid:commentId w16cid:paraId="79070B9A" w16cid:durableId="393AC224"/>
  <w16cid:commentId w16cid:paraId="2DC225DC" w16cid:durableId="414CFBED"/>
  <w16cid:commentId w16cid:paraId="17A3DFB5" w16cid:durableId="5B69D904"/>
  <w16cid:commentId w16cid:paraId="35CAF229" w16cid:durableId="59BC44B2"/>
  <w16cid:commentId w16cid:paraId="0E9BBFEB" w16cid:durableId="0836D792"/>
  <w16cid:commentId w16cid:paraId="2AAE8249" w16cid:durableId="420D5B42"/>
  <w16cid:commentId w16cid:paraId="2F88FC4C" w16cid:durableId="162D8E9A"/>
  <w16cid:commentId w16cid:paraId="19282A6A" w16cid:durableId="4CB03F1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73E4D"/>
    <w:multiLevelType w:val="multilevel"/>
    <w:tmpl w:val="8334E0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1BF5165"/>
    <w:multiLevelType w:val="multilevel"/>
    <w:tmpl w:val="921839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3323AA3"/>
    <w:multiLevelType w:val="multilevel"/>
    <w:tmpl w:val="7F36D8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7C70C88"/>
    <w:multiLevelType w:val="multilevel"/>
    <w:tmpl w:val="D67A94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FA30B94"/>
    <w:multiLevelType w:val="multilevel"/>
    <w:tmpl w:val="DCDEB8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C0E720E"/>
    <w:multiLevelType w:val="multilevel"/>
    <w:tmpl w:val="A984AC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C7F03FD"/>
    <w:multiLevelType w:val="multilevel"/>
    <w:tmpl w:val="5FB4FE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EEE5CC8"/>
    <w:multiLevelType w:val="multilevel"/>
    <w:tmpl w:val="498C0D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309047702">
    <w:abstractNumId w:val="0"/>
  </w:num>
  <w:num w:numId="2" w16cid:durableId="1954511431">
    <w:abstractNumId w:val="7"/>
  </w:num>
  <w:num w:numId="3" w16cid:durableId="1423181121">
    <w:abstractNumId w:val="3"/>
  </w:num>
  <w:num w:numId="4" w16cid:durableId="1489976376">
    <w:abstractNumId w:val="5"/>
  </w:num>
  <w:num w:numId="5" w16cid:durableId="1786121612">
    <w:abstractNumId w:val="4"/>
  </w:num>
  <w:num w:numId="6" w16cid:durableId="1300955216">
    <w:abstractNumId w:val="6"/>
  </w:num>
  <w:num w:numId="7" w16cid:durableId="1251231562">
    <w:abstractNumId w:val="2"/>
  </w:num>
  <w:num w:numId="8" w16cid:durableId="24446762">
    <w:abstractNumId w:val="1"/>
  </w:num>
</w:numbering>
</file>

<file path=word/people.xml><?xml version="1.0" encoding="utf-8"?>
<w15:people xmlns:mc="http://schemas.openxmlformats.org/markup-compatibility/2006" xmlns:w15="http://schemas.microsoft.com/office/word/2012/wordml" mc:Ignorable="w15">
  <w15:person w15:author="Guest User">
    <w15:presenceInfo w15:providerId="AD" w15:userId="S::urn:spo:tenantanon#56955d56-0410-46c1-af82-b93267039d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tru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45D"/>
    <w:rsid w:val="00101A36"/>
    <w:rsid w:val="001A645D"/>
    <w:rsid w:val="0066789B"/>
    <w:rsid w:val="009056F7"/>
    <w:rsid w:val="00B01DCB"/>
    <w:rsid w:val="00BB005E"/>
    <w:rsid w:val="03555FB5"/>
    <w:rsid w:val="2A4FFED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1039E"/>
  <w15:chartTrackingRefBased/>
  <w15:docId w15:val="{6731A42F-E684-4877-B9B3-C0AD9EAFD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A645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45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4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4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4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4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4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4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45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A645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A645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A645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A645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A645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A645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A645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A645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A645D"/>
    <w:rPr>
      <w:rFonts w:eastAsiaTheme="majorEastAsia" w:cstheme="majorBidi"/>
      <w:color w:val="272727" w:themeColor="text1" w:themeTint="D8"/>
    </w:rPr>
  </w:style>
  <w:style w:type="paragraph" w:styleId="Title">
    <w:name w:val="Title"/>
    <w:basedOn w:val="Normal"/>
    <w:next w:val="Normal"/>
    <w:link w:val="TitleChar"/>
    <w:uiPriority w:val="10"/>
    <w:qFormat/>
    <w:rsid w:val="001A645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A645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A645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A6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45D"/>
    <w:pPr>
      <w:spacing w:before="160"/>
      <w:jc w:val="center"/>
    </w:pPr>
    <w:rPr>
      <w:i/>
      <w:iCs/>
      <w:color w:val="404040" w:themeColor="text1" w:themeTint="BF"/>
    </w:rPr>
  </w:style>
  <w:style w:type="character" w:styleId="QuoteChar" w:customStyle="1">
    <w:name w:val="Quote Char"/>
    <w:basedOn w:val="DefaultParagraphFont"/>
    <w:link w:val="Quote"/>
    <w:uiPriority w:val="29"/>
    <w:rsid w:val="001A645D"/>
    <w:rPr>
      <w:i/>
      <w:iCs/>
      <w:color w:val="404040" w:themeColor="text1" w:themeTint="BF"/>
    </w:rPr>
  </w:style>
  <w:style w:type="paragraph" w:styleId="ListParagraph">
    <w:name w:val="List Paragraph"/>
    <w:basedOn w:val="Normal"/>
    <w:uiPriority w:val="34"/>
    <w:qFormat/>
    <w:rsid w:val="001A645D"/>
    <w:pPr>
      <w:ind w:left="720"/>
      <w:contextualSpacing/>
    </w:pPr>
  </w:style>
  <w:style w:type="character" w:styleId="IntenseEmphasis">
    <w:name w:val="Intense Emphasis"/>
    <w:basedOn w:val="DefaultParagraphFont"/>
    <w:uiPriority w:val="21"/>
    <w:qFormat/>
    <w:rsid w:val="001A645D"/>
    <w:rPr>
      <w:i/>
      <w:iCs/>
      <w:color w:val="0F4761" w:themeColor="accent1" w:themeShade="BF"/>
    </w:rPr>
  </w:style>
  <w:style w:type="paragraph" w:styleId="IntenseQuote">
    <w:name w:val="Intense Quote"/>
    <w:basedOn w:val="Normal"/>
    <w:next w:val="Normal"/>
    <w:link w:val="IntenseQuoteChar"/>
    <w:uiPriority w:val="30"/>
    <w:qFormat/>
    <w:rsid w:val="001A645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A645D"/>
    <w:rPr>
      <w:i/>
      <w:iCs/>
      <w:color w:val="0F4761" w:themeColor="accent1" w:themeShade="BF"/>
    </w:rPr>
  </w:style>
  <w:style w:type="character" w:styleId="IntenseReference">
    <w:name w:val="Intense Reference"/>
    <w:basedOn w:val="DefaultParagraphFont"/>
    <w:uiPriority w:val="32"/>
    <w:qFormat/>
    <w:rsid w:val="001A645D"/>
    <w:rPr>
      <w:b/>
      <w:bCs/>
      <w:smallCaps/>
      <w:color w:val="0F4761" w:themeColor="accent1" w:themeShade="BF"/>
      <w:spacing w:val="5"/>
    </w:rPr>
  </w:style>
  <w:style w:type="paragraph" w:styleId="Revision">
    <w:name w:val="Revision"/>
    <w:hidden/>
    <w:uiPriority w:val="99"/>
    <w:semiHidden/>
    <w:rsid w:val="009056F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omments" Target="comments.xml" Id="Rae0b130d03354c4e" /><Relationship Type="http://schemas.microsoft.com/office/2016/09/relationships/commentsIds" Target="commentsIds.xml" Id="Rd3250f881fe346e4" /><Relationship Type="http://schemas.microsoft.com/office/2011/relationships/commentsExtended" Target="commentsExtended.xml" Id="R58a48ce27d3b47ec" /><Relationship Type="http://schemas.microsoft.com/office/2018/08/relationships/commentsExtensible" Target="commentsExtensible.xml" Id="Re706c32e53b5427c" /><Relationship Type="http://schemas.microsoft.com/office/2011/relationships/people" Target="people.xml" Id="R8ffafa0c5cb4441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Dave McLean</dc:creator>
  <keywords/>
  <dc:description/>
  <lastModifiedBy>Guest User</lastModifiedBy>
  <revision>4</revision>
  <dcterms:created xsi:type="dcterms:W3CDTF">2026-07-21T15:26:00.0000000Z</dcterms:created>
  <dcterms:modified xsi:type="dcterms:W3CDTF">2026-07-30T13:57:07.9541839Z</dcterms:modified>
</coreProperties>
</file>